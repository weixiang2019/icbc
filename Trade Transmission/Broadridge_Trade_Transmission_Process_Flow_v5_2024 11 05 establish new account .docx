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3B9B9C" w14:textId="247EB35A" w:rsidR="00930EFE" w:rsidRDefault="00930EFE" w:rsidP="007B03E7">
      <w:pPr>
        <w:pStyle w:val="NormalWeb"/>
        <w:rPr>
          <w:ins w:id="0" w:author="Wei Xiang" w:date="2024-06-03T12:00:00Z" w16du:dateUtc="2024-06-03T16:00:00Z"/>
          <w:color w:val="000000"/>
          <w:sz w:val="27"/>
          <w:szCs w:val="27"/>
        </w:rPr>
      </w:pPr>
      <w:ins w:id="1" w:author="Wei Xiang" w:date="2024-06-03T12:00:00Z" w16du:dateUtc="2024-06-03T16:00:00Z">
        <w:r>
          <w:rPr>
            <w:noProof/>
          </w:rPr>
          <w:drawing>
            <wp:inline distT="0" distB="0" distL="0" distR="0" wp14:anchorId="2BB357B1" wp14:editId="1A37EC88">
              <wp:extent cx="5154295" cy="560705"/>
              <wp:effectExtent l="0" t="0" r="8255" b="0"/>
              <wp:docPr id="1" name="Picture 1" descr="C:\Users\vrush\AppData\Local\Packages\Microsoft.Windows.Photos_8wekyb3d8bbwe\TempState\ShareServiceTempFolder\image.jpe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Picture 1" descr="C:\Users\vrush\AppData\Local\Packages\Microsoft.Windows.Photos_8wekyb3d8bbwe\TempState\ShareServiceTempFolder\image.jpeg"/>
                      <pic:cNvPicPr>
                        <a:picLocks noChangeAspect="1"/>
                      </pic:cNvPicPr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154295" cy="56070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14:paraId="1DF4F32B" w14:textId="77777777" w:rsidR="00930EFE" w:rsidRDefault="00930EFE" w:rsidP="007B03E7">
      <w:pPr>
        <w:pStyle w:val="NormalWeb"/>
        <w:rPr>
          <w:ins w:id="2" w:author="Wei Xiang" w:date="2024-06-03T12:11:00Z" w16du:dateUtc="2024-06-03T16:11:00Z"/>
          <w:color w:val="000000"/>
          <w:sz w:val="27"/>
          <w:szCs w:val="27"/>
        </w:rPr>
      </w:pPr>
    </w:p>
    <w:p w14:paraId="4257EB37" w14:textId="77777777" w:rsidR="00822A82" w:rsidRDefault="00822A82" w:rsidP="007B03E7">
      <w:pPr>
        <w:pStyle w:val="NormalWeb"/>
        <w:rPr>
          <w:ins w:id="3" w:author="Wei Xiang" w:date="2024-06-03T12:11:00Z" w16du:dateUtc="2024-06-03T16:11:00Z"/>
          <w:color w:val="000000"/>
          <w:sz w:val="27"/>
          <w:szCs w:val="27"/>
        </w:rPr>
      </w:pPr>
    </w:p>
    <w:p w14:paraId="282757F7" w14:textId="77777777" w:rsidR="00822A82" w:rsidRDefault="00822A82" w:rsidP="007B03E7">
      <w:pPr>
        <w:pStyle w:val="NormalWeb"/>
        <w:rPr>
          <w:ins w:id="4" w:author="Wei Xiang" w:date="2024-06-03T12:11:00Z" w16du:dateUtc="2024-06-03T16:11:00Z"/>
          <w:color w:val="000000"/>
          <w:sz w:val="27"/>
          <w:szCs w:val="27"/>
        </w:rPr>
      </w:pPr>
    </w:p>
    <w:p w14:paraId="78E77088" w14:textId="77777777" w:rsidR="00822A82" w:rsidRDefault="00822A82" w:rsidP="007B03E7">
      <w:pPr>
        <w:pStyle w:val="NormalWeb"/>
        <w:rPr>
          <w:ins w:id="5" w:author="Wei Xiang" w:date="2024-06-03T12:11:00Z" w16du:dateUtc="2024-06-03T16:11:00Z"/>
          <w:color w:val="000000"/>
          <w:sz w:val="27"/>
          <w:szCs w:val="27"/>
        </w:rPr>
      </w:pPr>
    </w:p>
    <w:p w14:paraId="183DFAB5" w14:textId="77777777" w:rsidR="00822A82" w:rsidRDefault="00822A82" w:rsidP="007B03E7">
      <w:pPr>
        <w:pStyle w:val="NormalWeb"/>
        <w:rPr>
          <w:ins w:id="6" w:author="Wei Xiang" w:date="2024-06-03T12:00:00Z" w16du:dateUtc="2024-06-03T16:00:00Z"/>
          <w:color w:val="000000"/>
          <w:sz w:val="27"/>
          <w:szCs w:val="27"/>
        </w:rPr>
      </w:pPr>
    </w:p>
    <w:p w14:paraId="6B1317EA" w14:textId="78137824" w:rsidR="007B03E7" w:rsidRPr="00822A82" w:rsidRDefault="007B03E7" w:rsidP="007B03E7">
      <w:pPr>
        <w:pStyle w:val="NormalWeb"/>
        <w:rPr>
          <w:ins w:id="7" w:author="Wei Xiang" w:date="2024-06-03T11:54:00Z" w16du:dateUtc="2024-06-03T15:54:00Z"/>
          <w:color w:val="000000"/>
          <w:sz w:val="44"/>
          <w:szCs w:val="44"/>
        </w:rPr>
      </w:pPr>
      <w:r w:rsidRPr="00822A82">
        <w:rPr>
          <w:color w:val="000000"/>
          <w:sz w:val="44"/>
          <w:szCs w:val="44"/>
        </w:rPr>
        <w:t>Broadridge Trade Transmission Process Flow</w:t>
      </w:r>
    </w:p>
    <w:p w14:paraId="06D435B4" w14:textId="682537EA" w:rsidR="00B76A48" w:rsidRPr="00822A82" w:rsidRDefault="00B76A48" w:rsidP="00822A82">
      <w:pPr>
        <w:pStyle w:val="NormalWeb"/>
        <w:numPr>
          <w:ilvl w:val="0"/>
          <w:numId w:val="3"/>
        </w:numPr>
        <w:rPr>
          <w:ins w:id="8" w:author="Wei Xiang" w:date="2024-06-03T11:52:00Z" w16du:dateUtc="2024-06-03T15:52:00Z"/>
          <w:color w:val="000000"/>
          <w:sz w:val="44"/>
          <w:szCs w:val="44"/>
        </w:rPr>
      </w:pPr>
      <w:ins w:id="9" w:author="Wei Xiang" w:date="2024-06-03T11:54:00Z" w16du:dateUtc="2024-06-03T15:54:00Z">
        <w:r w:rsidRPr="00822A82">
          <w:rPr>
            <w:color w:val="000000"/>
            <w:sz w:val="44"/>
            <w:szCs w:val="44"/>
          </w:rPr>
          <w:t xml:space="preserve">SQL </w:t>
        </w:r>
      </w:ins>
      <w:ins w:id="10" w:author="Wei Xiang" w:date="2024-06-03T11:55:00Z" w16du:dateUtc="2024-06-03T15:55:00Z">
        <w:r w:rsidRPr="00822A82">
          <w:rPr>
            <w:color w:val="000000"/>
            <w:sz w:val="44"/>
            <w:szCs w:val="44"/>
          </w:rPr>
          <w:t>function specifications.</w:t>
        </w:r>
      </w:ins>
    </w:p>
    <w:p w14:paraId="60713DD0" w14:textId="77777777" w:rsidR="00B76A48" w:rsidRDefault="00B76A48" w:rsidP="007B03E7">
      <w:pPr>
        <w:pStyle w:val="NormalWeb"/>
        <w:rPr>
          <w:ins w:id="11" w:author="Wei Xiang" w:date="2024-06-03T12:11:00Z" w16du:dateUtc="2024-06-03T16:11:00Z"/>
          <w:color w:val="000000"/>
          <w:sz w:val="27"/>
          <w:szCs w:val="27"/>
        </w:rPr>
      </w:pPr>
    </w:p>
    <w:p w14:paraId="13A64DFC" w14:textId="77777777" w:rsidR="00822A82" w:rsidRDefault="00822A82" w:rsidP="007B03E7">
      <w:pPr>
        <w:pStyle w:val="NormalWeb"/>
        <w:rPr>
          <w:ins w:id="12" w:author="Wei Xiang" w:date="2024-06-03T12:11:00Z" w16du:dateUtc="2024-06-03T16:11:00Z"/>
          <w:color w:val="000000"/>
          <w:sz w:val="27"/>
          <w:szCs w:val="27"/>
        </w:rPr>
      </w:pPr>
    </w:p>
    <w:p w14:paraId="29C065E7" w14:textId="77777777" w:rsidR="00822A82" w:rsidRDefault="00822A82" w:rsidP="007B03E7">
      <w:pPr>
        <w:pStyle w:val="NormalWeb"/>
        <w:rPr>
          <w:ins w:id="13" w:author="Wei Xiang" w:date="2024-06-03T12:11:00Z" w16du:dateUtc="2024-06-03T16:11:00Z"/>
          <w:color w:val="000000"/>
          <w:sz w:val="27"/>
          <w:szCs w:val="27"/>
        </w:rPr>
      </w:pPr>
    </w:p>
    <w:p w14:paraId="004C3161" w14:textId="77777777" w:rsidR="00822A82" w:rsidRDefault="00822A82" w:rsidP="007B03E7">
      <w:pPr>
        <w:pStyle w:val="NormalWeb"/>
        <w:rPr>
          <w:ins w:id="14" w:author="Wei Xiang" w:date="2024-06-03T12:11:00Z" w16du:dateUtc="2024-06-03T16:11:00Z"/>
          <w:color w:val="000000"/>
          <w:sz w:val="27"/>
          <w:szCs w:val="27"/>
        </w:rPr>
      </w:pPr>
    </w:p>
    <w:p w14:paraId="15D0F83E" w14:textId="77777777" w:rsidR="00822A82" w:rsidRDefault="00822A82" w:rsidP="007B03E7">
      <w:pPr>
        <w:pStyle w:val="NormalWeb"/>
        <w:rPr>
          <w:ins w:id="15" w:author="Wei Xiang" w:date="2024-06-03T11:52:00Z" w16du:dateUtc="2024-06-03T15:52:00Z"/>
          <w:color w:val="000000"/>
          <w:sz w:val="27"/>
          <w:szCs w:val="27"/>
        </w:rPr>
      </w:pPr>
    </w:p>
    <w:p w14:paraId="11C731E8" w14:textId="74A5D88A" w:rsidR="00B76A48" w:rsidRDefault="00B76A48" w:rsidP="007B03E7">
      <w:pPr>
        <w:pStyle w:val="NormalWeb"/>
        <w:rPr>
          <w:ins w:id="16" w:author="Wei Xiang" w:date="2024-06-03T11:52:00Z" w16du:dateUtc="2024-06-03T15:52:00Z"/>
          <w:color w:val="000000"/>
          <w:sz w:val="27"/>
          <w:szCs w:val="27"/>
        </w:rPr>
      </w:pPr>
      <w:ins w:id="17" w:author="Wei Xiang" w:date="2024-06-03T11:52:00Z" w16du:dateUtc="2024-06-03T15:52:00Z">
        <w:r>
          <w:rPr>
            <w:color w:val="000000"/>
            <w:sz w:val="27"/>
            <w:szCs w:val="27"/>
          </w:rPr>
          <w:t>Version:2.0</w:t>
        </w:r>
      </w:ins>
    </w:p>
    <w:p w14:paraId="7898C394" w14:textId="77777777" w:rsidR="00B76A48" w:rsidRDefault="00B76A48" w:rsidP="007B03E7">
      <w:pPr>
        <w:pStyle w:val="NormalWeb"/>
        <w:rPr>
          <w:ins w:id="18" w:author="Wei Xiang" w:date="2024-06-03T12:10:00Z" w16du:dateUtc="2024-06-03T16:10:00Z"/>
          <w:color w:val="000000"/>
          <w:sz w:val="27"/>
          <w:szCs w:val="27"/>
        </w:rPr>
      </w:pPr>
    </w:p>
    <w:p w14:paraId="17A099C4" w14:textId="77777777" w:rsidR="00822A82" w:rsidRDefault="00822A82" w:rsidP="007B03E7">
      <w:pPr>
        <w:pStyle w:val="NormalWeb"/>
        <w:rPr>
          <w:ins w:id="19" w:author="Wei Xiang" w:date="2024-06-03T12:10:00Z" w16du:dateUtc="2024-06-03T16:10:00Z"/>
          <w:color w:val="000000"/>
          <w:sz w:val="27"/>
          <w:szCs w:val="27"/>
        </w:rPr>
      </w:pPr>
    </w:p>
    <w:p w14:paraId="12B0BD6F" w14:textId="77777777" w:rsidR="00822A82" w:rsidRDefault="00822A82" w:rsidP="007B03E7">
      <w:pPr>
        <w:pStyle w:val="NormalWeb"/>
        <w:rPr>
          <w:ins w:id="20" w:author="Wei Xiang" w:date="2024-06-03T12:10:00Z" w16du:dateUtc="2024-06-03T16:10:00Z"/>
          <w:color w:val="000000"/>
          <w:sz w:val="27"/>
          <w:szCs w:val="27"/>
        </w:rPr>
      </w:pPr>
    </w:p>
    <w:p w14:paraId="0C2A789C" w14:textId="77777777" w:rsidR="00822A82" w:rsidRDefault="00822A82" w:rsidP="007B03E7">
      <w:pPr>
        <w:pStyle w:val="NormalWeb"/>
        <w:rPr>
          <w:ins w:id="21" w:author="Wei Xiang" w:date="2024-06-03T12:10:00Z" w16du:dateUtc="2024-06-03T16:10:00Z"/>
          <w:color w:val="000000"/>
          <w:sz w:val="27"/>
          <w:szCs w:val="27"/>
        </w:rPr>
      </w:pPr>
    </w:p>
    <w:p w14:paraId="3C9F7BD1" w14:textId="77777777" w:rsidR="00822A82" w:rsidRDefault="00822A82" w:rsidP="007B03E7">
      <w:pPr>
        <w:pStyle w:val="NormalWeb"/>
        <w:rPr>
          <w:ins w:id="22" w:author="Wei Xiang" w:date="2024-06-03T12:10:00Z" w16du:dateUtc="2024-06-03T16:10:00Z"/>
          <w:color w:val="000000"/>
          <w:sz w:val="27"/>
          <w:szCs w:val="27"/>
        </w:rPr>
      </w:pPr>
    </w:p>
    <w:p w14:paraId="268C6CA8" w14:textId="77777777" w:rsidR="00822A82" w:rsidRDefault="00822A82" w:rsidP="007B03E7">
      <w:pPr>
        <w:pStyle w:val="NormalWeb"/>
        <w:rPr>
          <w:ins w:id="23" w:author="Wei Xiang" w:date="2024-06-03T12:11:00Z" w16du:dateUtc="2024-06-03T16:11:00Z"/>
          <w:color w:val="000000"/>
          <w:sz w:val="27"/>
          <w:szCs w:val="27"/>
        </w:rPr>
      </w:pPr>
    </w:p>
    <w:p w14:paraId="093B6C96" w14:textId="17F7917D" w:rsidR="00B76A48" w:rsidDel="008529AA" w:rsidRDefault="00B76A48" w:rsidP="007B03E7">
      <w:pPr>
        <w:pStyle w:val="NormalWeb"/>
        <w:rPr>
          <w:del w:id="24" w:author="Wei Xiang" w:date="2024-06-03T12:14:00Z" w16du:dateUtc="2024-06-03T16:14:00Z"/>
          <w:color w:val="000000"/>
          <w:sz w:val="27"/>
          <w:szCs w:val="27"/>
        </w:rPr>
      </w:pPr>
    </w:p>
    <w:p w14:paraId="568964CB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1- Trades From Gresham and FTP</w:t>
      </w:r>
    </w:p>
    <w:p w14:paraId="3906A886" w14:textId="74C5B989" w:rsidR="005F2BC3" w:rsidRDefault="007B03E7" w:rsidP="007B03E7">
      <w:pPr>
        <w:pStyle w:val="NormalWeb"/>
        <w:rPr>
          <w:ins w:id="25" w:author="Wei Xiang" w:date="2024-06-06T10:47:00Z" w16du:dateUtc="2024-06-06T14:47:00Z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Step 1: Trade data from Gresham or FTP feeds into the </w:t>
      </w:r>
      <w:proofErr w:type="spellStart"/>
      <w:r>
        <w:rPr>
          <w:color w:val="000000"/>
          <w:sz w:val="27"/>
          <w:szCs w:val="27"/>
        </w:rPr>
        <w:t>tradeloadstaging.dbo.messageinbound</w:t>
      </w:r>
      <w:proofErr w:type="spellEnd"/>
      <w:r>
        <w:rPr>
          <w:color w:val="000000"/>
          <w:sz w:val="27"/>
          <w:szCs w:val="27"/>
        </w:rPr>
        <w:t xml:space="preserve"> table</w:t>
      </w:r>
      <w:ins w:id="26" w:author="Wei Xiang" w:date="2024-06-06T10:47:00Z" w16du:dateUtc="2024-06-06T14:47:00Z">
        <w:r w:rsidR="00A05038">
          <w:rPr>
            <w:color w:val="000000"/>
            <w:sz w:val="27"/>
            <w:szCs w:val="27"/>
          </w:rPr>
          <w:t>.</w:t>
        </w:r>
      </w:ins>
    </w:p>
    <w:p w14:paraId="1476EEBA" w14:textId="77777777" w:rsidR="00A05038" w:rsidRDefault="00A05038" w:rsidP="007B03E7">
      <w:pPr>
        <w:pStyle w:val="NormalWeb"/>
        <w:rPr>
          <w:ins w:id="27" w:author="Wei Xiang" w:date="2024-06-06T10:47:00Z" w16du:dateUtc="2024-06-06T14:47:00Z"/>
          <w:color w:val="000000"/>
          <w:sz w:val="27"/>
          <w:szCs w:val="27"/>
        </w:rPr>
      </w:pPr>
    </w:p>
    <w:p w14:paraId="1CC36C43" w14:textId="750ECF36" w:rsidR="00A05038" w:rsidRDefault="00A05038" w:rsidP="007B03E7">
      <w:pPr>
        <w:pStyle w:val="NormalWeb"/>
        <w:rPr>
          <w:ins w:id="28" w:author="Wei Xiang" w:date="2024-06-03T14:16:00Z" w16du:dateUtc="2024-06-03T18:16:00Z"/>
          <w:color w:val="000000"/>
          <w:sz w:val="27"/>
          <w:szCs w:val="27"/>
        </w:rPr>
      </w:pPr>
      <w:ins w:id="29" w:author="Wei Xiang" w:date="2024-06-06T10:47:00Z" w16du:dateUtc="2024-06-06T14:47:00Z">
        <w:r>
          <w:rPr>
            <w:color w:val="000000"/>
            <w:sz w:val="27"/>
            <w:szCs w:val="27"/>
          </w:rPr>
          <w:t xml:space="preserve">The </w:t>
        </w:r>
      </w:ins>
      <w:ins w:id="30" w:author="Wei Xiang" w:date="2024-06-06T10:51:00Z" w16du:dateUtc="2024-06-06T14:51:00Z">
        <w:r w:rsidR="008E62F4">
          <w:rPr>
            <w:color w:val="000000"/>
            <w:sz w:val="27"/>
            <w:szCs w:val="27"/>
          </w:rPr>
          <w:t xml:space="preserve">sample </w:t>
        </w:r>
        <w:r w:rsidR="00775535">
          <w:rPr>
            <w:color w:val="000000"/>
            <w:sz w:val="27"/>
            <w:szCs w:val="27"/>
          </w:rPr>
          <w:t>d</w:t>
        </w:r>
      </w:ins>
      <w:ins w:id="31" w:author="Wei Xiang" w:date="2024-06-06T10:47:00Z" w16du:dateUtc="2024-06-06T14:47:00Z">
        <w:r>
          <w:rPr>
            <w:color w:val="000000"/>
            <w:sz w:val="27"/>
            <w:szCs w:val="27"/>
          </w:rPr>
          <w:t xml:space="preserve">ata </w:t>
        </w:r>
      </w:ins>
      <w:ins w:id="32" w:author="Wei Xiang" w:date="2024-06-06T10:48:00Z" w16du:dateUtc="2024-06-06T14:48:00Z">
        <w:r>
          <w:rPr>
            <w:color w:val="000000"/>
            <w:sz w:val="27"/>
            <w:szCs w:val="27"/>
          </w:rPr>
          <w:t>of table [</w:t>
        </w:r>
      </w:ins>
      <w:proofErr w:type="spellStart"/>
      <w:ins w:id="33" w:author="Wei Xiang" w:date="2024-06-06T16:47:00Z" w16du:dateUtc="2024-06-06T20:47:00Z">
        <w:r w:rsidR="00481716">
          <w:rPr>
            <w:color w:val="000000"/>
            <w:sz w:val="27"/>
            <w:szCs w:val="27"/>
          </w:rPr>
          <w:t>T</w:t>
        </w:r>
      </w:ins>
      <w:ins w:id="34" w:author="Wei Xiang" w:date="2024-06-06T10:48:00Z" w16du:dateUtc="2024-06-06T14:48:00Z">
        <w:r>
          <w:rPr>
            <w:color w:val="000000"/>
            <w:sz w:val="27"/>
            <w:szCs w:val="27"/>
          </w:rPr>
          <w:t>radeloadstaging.dbo.</w:t>
        </w:r>
      </w:ins>
      <w:ins w:id="35" w:author="Wei Xiang" w:date="2024-06-06T16:48:00Z" w16du:dateUtc="2024-06-06T20:48:00Z">
        <w:r w:rsidR="00481716">
          <w:rPr>
            <w:color w:val="000000"/>
            <w:sz w:val="27"/>
            <w:szCs w:val="27"/>
          </w:rPr>
          <w:t>M</w:t>
        </w:r>
      </w:ins>
      <w:ins w:id="36" w:author="Wei Xiang" w:date="2024-06-06T10:48:00Z" w16du:dateUtc="2024-06-06T14:48:00Z">
        <w:r>
          <w:rPr>
            <w:color w:val="000000"/>
            <w:sz w:val="27"/>
            <w:szCs w:val="27"/>
          </w:rPr>
          <w:t>essageinbound</w:t>
        </w:r>
        <w:proofErr w:type="spellEnd"/>
        <w:r>
          <w:rPr>
            <w:color w:val="000000"/>
            <w:sz w:val="27"/>
            <w:szCs w:val="27"/>
          </w:rPr>
          <w:t>]</w:t>
        </w:r>
      </w:ins>
    </w:p>
    <w:p w14:paraId="40B4CFCF" w14:textId="1033F3D3" w:rsidR="00E86C51" w:rsidRDefault="00E86C51" w:rsidP="007B03E7">
      <w:pPr>
        <w:pStyle w:val="NormalWeb"/>
        <w:rPr>
          <w:ins w:id="37" w:author="Wei Xiang" w:date="2024-06-03T13:06:00Z" w16du:dateUtc="2024-06-03T17:06:00Z"/>
          <w:color w:val="000000"/>
          <w:sz w:val="27"/>
          <w:szCs w:val="27"/>
        </w:rPr>
      </w:pPr>
      <w:ins w:id="38" w:author="Wei Xiang" w:date="2024-06-03T14:17:00Z" w16du:dateUtc="2024-06-03T18:17:00Z">
        <w:r>
          <w:rPr>
            <w:color w:val="000000"/>
            <w:sz w:val="27"/>
            <w:szCs w:val="27"/>
          </w:rPr>
          <w:object w:dxaOrig="1517" w:dyaOrig="985" w14:anchorId="341DA17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75.75pt;height:49.1pt" o:ole="">
              <v:imagedata r:id="rId6" o:title=""/>
            </v:shape>
            <o:OLEObject Type="Embed" ProgID="Excel.Sheet.12" ShapeID="_x0000_i1025" DrawAspect="Icon" ObjectID="_1793446414" r:id="rId7"/>
          </w:object>
        </w:r>
      </w:ins>
    </w:p>
    <w:p w14:paraId="6FEC9217" w14:textId="7AFEE1D4" w:rsidR="007B03E7" w:rsidRDefault="005F2BC3" w:rsidP="007B03E7">
      <w:pPr>
        <w:pStyle w:val="NormalWeb"/>
        <w:rPr>
          <w:ins w:id="39" w:author="Wei Xiang" w:date="2024-06-06T10:48:00Z" w16du:dateUtc="2024-06-06T14:48:00Z"/>
          <w:color w:val="000000"/>
          <w:sz w:val="27"/>
          <w:szCs w:val="27"/>
        </w:rPr>
      </w:pPr>
      <w:ins w:id="40" w:author="Wei Xiang" w:date="2024-06-03T13:06:00Z" w16du:dateUtc="2024-06-03T17:06:00Z">
        <w:r>
          <w:rPr>
            <w:color w:val="000000"/>
            <w:sz w:val="27"/>
            <w:szCs w:val="27"/>
          </w:rPr>
          <w:t>Database:</w:t>
        </w:r>
        <w:r w:rsidRPr="005F2BC3">
          <w:rPr>
            <w:color w:val="000000"/>
            <w:sz w:val="27"/>
            <w:szCs w:val="27"/>
          </w:rPr>
          <w:t xml:space="preserve"> </w:t>
        </w:r>
      </w:ins>
      <w:proofErr w:type="spellStart"/>
      <w:ins w:id="41" w:author="Wei Xiang" w:date="2024-06-06T16:47:00Z" w16du:dateUtc="2024-06-06T20:47:00Z">
        <w:r w:rsidR="00017908">
          <w:rPr>
            <w:color w:val="000000"/>
            <w:sz w:val="27"/>
            <w:szCs w:val="27"/>
          </w:rPr>
          <w:t>T</w:t>
        </w:r>
      </w:ins>
      <w:ins w:id="42" w:author="Wei Xiang" w:date="2024-06-03T13:06:00Z" w16du:dateUtc="2024-06-03T17:06:00Z">
        <w:r>
          <w:rPr>
            <w:color w:val="000000"/>
            <w:sz w:val="27"/>
            <w:szCs w:val="27"/>
          </w:rPr>
          <w:t>radeloadstaging</w:t>
        </w:r>
      </w:ins>
      <w:proofErr w:type="spellEnd"/>
      <w:del w:id="43" w:author="Wei Xiang" w:date="2024-06-03T13:06:00Z" w16du:dateUtc="2024-06-03T17:06:00Z">
        <w:r w:rsidR="007B03E7" w:rsidDel="005F2BC3">
          <w:rPr>
            <w:color w:val="000000"/>
            <w:sz w:val="27"/>
            <w:szCs w:val="27"/>
          </w:rPr>
          <w:delText>.</w:delText>
        </w:r>
      </w:del>
    </w:p>
    <w:p w14:paraId="44D5D12A" w14:textId="77777777" w:rsidR="00A05038" w:rsidRDefault="00A05038" w:rsidP="007B03E7">
      <w:pPr>
        <w:pStyle w:val="NormalWeb"/>
        <w:rPr>
          <w:color w:val="000000"/>
          <w:sz w:val="27"/>
          <w:szCs w:val="27"/>
        </w:rPr>
      </w:pPr>
    </w:p>
    <w:p w14:paraId="61AD6E18" w14:textId="217BB10B" w:rsidR="007B03E7" w:rsidRDefault="007B03E7" w:rsidP="007E12EB">
      <w:pPr>
        <w:pStyle w:val="commentcontentpara"/>
        <w:spacing w:before="0" w:beforeAutospacing="0" w:after="0" w:afterAutospacing="0"/>
        <w:rPr>
          <w:ins w:id="44" w:author="Wei Xiang" w:date="2024-06-03T14:17:00Z" w16du:dateUtc="2024-06-03T18:17:00Z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Step 2: The trigger kicks off in the </w:t>
      </w:r>
      <w:proofErr w:type="spellStart"/>
      <w:r>
        <w:rPr>
          <w:color w:val="000000"/>
          <w:sz w:val="27"/>
          <w:szCs w:val="27"/>
        </w:rPr>
        <w:t>tradeloadstaging.dbo.messageinbound</w:t>
      </w:r>
      <w:proofErr w:type="spellEnd"/>
      <w:r>
        <w:rPr>
          <w:color w:val="000000"/>
          <w:sz w:val="27"/>
          <w:szCs w:val="27"/>
        </w:rPr>
        <w:t xml:space="preserve"> table and loads the trade data into the </w:t>
      </w:r>
      <w:proofErr w:type="spellStart"/>
      <w:r>
        <w:rPr>
          <w:color w:val="000000"/>
          <w:sz w:val="27"/>
          <w:szCs w:val="27"/>
        </w:rPr>
        <w:t>db.trade</w:t>
      </w:r>
      <w:proofErr w:type="spellEnd"/>
      <w:r>
        <w:rPr>
          <w:color w:val="000000"/>
          <w:sz w:val="27"/>
          <w:szCs w:val="27"/>
        </w:rPr>
        <w:t xml:space="preserve"> table in the Trade Transformation/IREP Staging DB Server 10.1.10.15.</w:t>
      </w:r>
    </w:p>
    <w:p w14:paraId="6C825397" w14:textId="77777777" w:rsidR="00F06CF0" w:rsidRPr="00522AA8" w:rsidRDefault="00F06CF0" w:rsidP="007E12EB">
      <w:pPr>
        <w:pStyle w:val="commentcontentpara"/>
        <w:spacing w:before="0" w:beforeAutospacing="0" w:after="0" w:afterAutospacing="0"/>
        <w:rPr>
          <w:ins w:id="45" w:author="Wei Xiang" w:date="2024-06-04T17:34:00Z" w16du:dateUtc="2024-06-04T21:34:00Z"/>
          <w:sz w:val="27"/>
          <w:szCs w:val="27"/>
        </w:rPr>
      </w:pPr>
      <w:ins w:id="46" w:author="Wei Xiang" w:date="2024-06-04T17:34:00Z" w16du:dateUtc="2024-06-04T21:34:00Z">
        <w:r w:rsidRPr="00522AA8">
          <w:rPr>
            <w:color w:val="000000"/>
            <w:sz w:val="27"/>
            <w:szCs w:val="27"/>
          </w:rPr>
          <w:t>The trigger [</w:t>
        </w:r>
        <w:proofErr w:type="spellStart"/>
        <w:r w:rsidRPr="00522AA8">
          <w:rPr>
            <w:color w:val="000000"/>
            <w:sz w:val="27"/>
            <w:szCs w:val="27"/>
          </w:rPr>
          <w:t>Name:</w:t>
        </w:r>
        <w:r w:rsidRPr="00522AA8">
          <w:rPr>
            <w:sz w:val="27"/>
            <w:szCs w:val="27"/>
          </w:rPr>
          <w:t>ProcessTrade</w:t>
        </w:r>
        <w:proofErr w:type="spellEnd"/>
        <w:r w:rsidRPr="00522AA8">
          <w:rPr>
            <w:sz w:val="27"/>
            <w:szCs w:val="27"/>
          </w:rPr>
          <w:t>]:</w:t>
        </w:r>
      </w:ins>
    </w:p>
    <w:p w14:paraId="66CB52E0" w14:textId="48C47E95" w:rsidR="00F06CF0" w:rsidRPr="00522AA8" w:rsidRDefault="00F06CF0" w:rsidP="00522AA8">
      <w:pPr>
        <w:pStyle w:val="commentcontentpara"/>
        <w:numPr>
          <w:ilvl w:val="0"/>
          <w:numId w:val="4"/>
        </w:numPr>
        <w:spacing w:before="0" w:beforeAutospacing="0" w:after="0" w:afterAutospacing="0"/>
        <w:rPr>
          <w:ins w:id="47" w:author="Wei Xiang" w:date="2024-06-04T17:35:00Z" w16du:dateUtc="2024-06-04T21:35:00Z"/>
          <w:sz w:val="27"/>
          <w:szCs w:val="27"/>
        </w:rPr>
      </w:pPr>
      <w:ins w:id="48" w:author="Wei Xiang" w:date="2024-06-04T17:35:00Z" w16du:dateUtc="2024-06-04T21:35:00Z">
        <w:r w:rsidRPr="00522AA8">
          <w:rPr>
            <w:sz w:val="27"/>
            <w:szCs w:val="27"/>
          </w:rPr>
          <w:t>Loop for each inserted trades</w:t>
        </w:r>
      </w:ins>
    </w:p>
    <w:p w14:paraId="58855161" w14:textId="57A8E946" w:rsidR="006F753F" w:rsidRPr="00522AA8" w:rsidRDefault="00F06CF0" w:rsidP="00522AA8">
      <w:pPr>
        <w:pStyle w:val="commentcontentpara"/>
        <w:numPr>
          <w:ilvl w:val="0"/>
          <w:numId w:val="4"/>
        </w:numPr>
        <w:spacing w:before="0" w:beforeAutospacing="0" w:after="0" w:afterAutospacing="0"/>
        <w:rPr>
          <w:ins w:id="49" w:author="Wei Xiang" w:date="2024-06-04T17:35:00Z" w16du:dateUtc="2024-06-04T21:35:00Z"/>
          <w:color w:val="000000"/>
          <w:sz w:val="27"/>
          <w:szCs w:val="27"/>
        </w:rPr>
      </w:pPr>
      <w:ins w:id="50" w:author="Wei Xiang" w:date="2024-06-04T17:32:00Z" w16du:dateUtc="2024-06-04T21:32:00Z">
        <w:r w:rsidRPr="00522AA8">
          <w:rPr>
            <w:color w:val="000000"/>
            <w:sz w:val="27"/>
            <w:szCs w:val="27"/>
          </w:rPr>
          <w:t xml:space="preserve">Revoke a </w:t>
        </w:r>
      </w:ins>
      <w:ins w:id="51" w:author="Wei Xiang" w:date="2024-06-04T17:33:00Z" w16du:dateUtc="2024-06-04T21:33:00Z">
        <w:r w:rsidRPr="00522AA8">
          <w:rPr>
            <w:color w:val="000000"/>
            <w:sz w:val="27"/>
            <w:szCs w:val="27"/>
          </w:rPr>
          <w:t>stored procedure [</w:t>
        </w:r>
        <w:proofErr w:type="spellStart"/>
        <w:r w:rsidRPr="00522AA8">
          <w:rPr>
            <w:color w:val="000000"/>
            <w:sz w:val="27"/>
            <w:szCs w:val="27"/>
          </w:rPr>
          <w:t>ServiceBroker</w:t>
        </w:r>
        <w:proofErr w:type="spellEnd"/>
        <w:r w:rsidRPr="00522AA8">
          <w:rPr>
            <w:color w:val="000000"/>
            <w:sz w:val="27"/>
            <w:szCs w:val="27"/>
          </w:rPr>
          <w:t>].[</w:t>
        </w:r>
        <w:proofErr w:type="spellStart"/>
        <w:r w:rsidRPr="00522AA8">
          <w:rPr>
            <w:color w:val="000000"/>
            <w:sz w:val="27"/>
            <w:szCs w:val="27"/>
          </w:rPr>
          <w:t>sp_serviceBroker_add_trade</w:t>
        </w:r>
        <w:proofErr w:type="spellEnd"/>
        <w:r w:rsidRPr="00522AA8">
          <w:rPr>
            <w:color w:val="000000"/>
            <w:sz w:val="27"/>
            <w:szCs w:val="27"/>
          </w:rPr>
          <w:t>]</w:t>
        </w:r>
      </w:ins>
      <w:ins w:id="52" w:author="Wei Xiang" w:date="2024-06-04T17:34:00Z" w16du:dateUtc="2024-06-04T21:34:00Z">
        <w:r w:rsidRPr="00522AA8">
          <w:rPr>
            <w:color w:val="000000"/>
            <w:sz w:val="27"/>
            <w:szCs w:val="27"/>
          </w:rPr>
          <w:t>.</w:t>
        </w:r>
      </w:ins>
    </w:p>
    <w:p w14:paraId="4C6A66A6" w14:textId="78487156" w:rsidR="00F06CF0" w:rsidRPr="00522AA8" w:rsidRDefault="00F06CF0" w:rsidP="00522AA8">
      <w:pPr>
        <w:pStyle w:val="commentcontentpara"/>
        <w:numPr>
          <w:ilvl w:val="0"/>
          <w:numId w:val="4"/>
        </w:numPr>
        <w:spacing w:before="0" w:beforeAutospacing="0" w:after="0" w:afterAutospacing="0"/>
        <w:rPr>
          <w:ins w:id="53" w:author="Wei Xiang" w:date="2024-06-04T17:34:00Z" w16du:dateUtc="2024-06-04T21:34:00Z"/>
          <w:sz w:val="27"/>
          <w:szCs w:val="27"/>
        </w:rPr>
      </w:pPr>
      <w:ins w:id="54" w:author="Wei Xiang" w:date="2024-06-04T17:35:00Z" w16du:dateUtc="2024-06-04T21:35:00Z">
        <w:r w:rsidRPr="00522AA8">
          <w:rPr>
            <w:color w:val="000000"/>
            <w:sz w:val="27"/>
            <w:szCs w:val="27"/>
          </w:rPr>
          <w:t xml:space="preserve">Call Service Broker to load trades into </w:t>
        </w:r>
        <w:proofErr w:type="spellStart"/>
        <w:r w:rsidRPr="00522AA8">
          <w:rPr>
            <w:color w:val="000000"/>
            <w:sz w:val="27"/>
            <w:szCs w:val="27"/>
          </w:rPr>
          <w:t>tradeloadstaging.dbo.</w:t>
        </w:r>
      </w:ins>
      <w:ins w:id="55" w:author="Wei Xiang" w:date="2024-06-04T17:36:00Z" w16du:dateUtc="2024-06-04T21:36:00Z">
        <w:r w:rsidRPr="00522AA8">
          <w:rPr>
            <w:color w:val="000000"/>
            <w:sz w:val="27"/>
            <w:szCs w:val="27"/>
          </w:rPr>
          <w:t>trade</w:t>
        </w:r>
        <w:proofErr w:type="spellEnd"/>
        <w:r w:rsidRPr="00522AA8">
          <w:rPr>
            <w:color w:val="000000"/>
            <w:sz w:val="27"/>
            <w:szCs w:val="27"/>
          </w:rPr>
          <w:t xml:space="preserve"> table</w:t>
        </w:r>
      </w:ins>
    </w:p>
    <w:p w14:paraId="4CC8237F" w14:textId="77777777" w:rsidR="00F06CF0" w:rsidRDefault="00F06CF0" w:rsidP="007E12EB">
      <w:pPr>
        <w:pStyle w:val="commentcontentpara"/>
        <w:spacing w:before="0" w:beforeAutospacing="0" w:after="0" w:afterAutospacing="0"/>
        <w:rPr>
          <w:ins w:id="56" w:author="Wei Xiang" w:date="2024-10-21T15:35:00Z" w16du:dateUtc="2024-10-21T15:35:00Z"/>
          <w:color w:val="000000"/>
          <w:sz w:val="27"/>
          <w:szCs w:val="27"/>
        </w:rPr>
      </w:pPr>
    </w:p>
    <w:p w14:paraId="12C0683A" w14:textId="77777777" w:rsidR="00972848" w:rsidRDefault="00972848" w:rsidP="007E12EB">
      <w:pPr>
        <w:pStyle w:val="commentcontentpara"/>
        <w:spacing w:before="0" w:beforeAutospacing="0" w:after="0" w:afterAutospacing="0"/>
        <w:rPr>
          <w:ins w:id="57" w:author="Wei Xiang" w:date="2024-10-21T15:35:00Z" w16du:dateUtc="2024-10-21T15:35:00Z"/>
          <w:color w:val="000000"/>
          <w:sz w:val="27"/>
          <w:szCs w:val="27"/>
        </w:rPr>
      </w:pPr>
    </w:p>
    <w:p w14:paraId="61FB9CB2" w14:textId="6F830717" w:rsidR="00972848" w:rsidRDefault="00972848" w:rsidP="007E12EB">
      <w:pPr>
        <w:pStyle w:val="commentcontentpara"/>
        <w:spacing w:before="0" w:beforeAutospacing="0" w:after="0" w:afterAutospacing="0"/>
        <w:rPr>
          <w:ins w:id="58" w:author="Wei Xiang" w:date="2024-10-21T15:37:00Z" w16du:dateUtc="2024-10-21T15:37:00Z"/>
          <w:color w:val="000000"/>
          <w:sz w:val="27"/>
          <w:szCs w:val="27"/>
        </w:rPr>
      </w:pPr>
      <w:ins w:id="59" w:author="Wei Xiang" w:date="2024-10-21T15:35:00Z" w16du:dateUtc="2024-10-21T15:35:00Z">
        <w:r>
          <w:rPr>
            <w:color w:val="000000"/>
            <w:sz w:val="27"/>
            <w:szCs w:val="27"/>
          </w:rPr>
          <w:t>---------------</w:t>
        </w:r>
        <w:proofErr w:type="spellStart"/>
        <w:r>
          <w:rPr>
            <w:color w:val="000000"/>
            <w:sz w:val="27"/>
            <w:szCs w:val="27"/>
          </w:rPr>
          <w:t>sp</w:t>
        </w:r>
        <w:proofErr w:type="spellEnd"/>
        <w:r>
          <w:rPr>
            <w:color w:val="000000"/>
            <w:sz w:val="27"/>
            <w:szCs w:val="27"/>
          </w:rPr>
          <w:t>------</w:t>
        </w:r>
      </w:ins>
    </w:p>
    <w:p w14:paraId="12EC3A65" w14:textId="12F28EF4" w:rsidR="00205B51" w:rsidRPr="0024241A" w:rsidRDefault="00205B51" w:rsidP="007E12EB">
      <w:pPr>
        <w:pStyle w:val="commentcontentpara"/>
        <w:spacing w:before="0" w:beforeAutospacing="0" w:after="0" w:afterAutospacing="0"/>
        <w:rPr>
          <w:ins w:id="60" w:author="Wei Xiang" w:date="2024-10-21T15:37:00Z" w16du:dateUtc="2024-10-21T15:37:00Z"/>
          <w:sz w:val="27"/>
          <w:szCs w:val="27"/>
          <w:highlight w:val="green"/>
          <w:rPrChange w:id="61" w:author="Wei Xiang" w:date="2024-10-21T15:43:00Z" w16du:dateUtc="2024-10-21T15:43:00Z">
            <w:rPr>
              <w:ins w:id="62" w:author="Wei Xiang" w:date="2024-10-21T15:37:00Z" w16du:dateUtc="2024-10-21T15:37:00Z"/>
              <w:color w:val="000000"/>
              <w:sz w:val="27"/>
              <w:szCs w:val="27"/>
            </w:rPr>
          </w:rPrChange>
        </w:rPr>
      </w:pPr>
      <w:proofErr w:type="spellStart"/>
      <w:ins w:id="63" w:author="Wei Xiang" w:date="2024-10-21T15:37:00Z" w16du:dateUtc="2024-10-21T15:37:00Z">
        <w:r w:rsidRPr="0024241A">
          <w:rPr>
            <w:sz w:val="27"/>
            <w:szCs w:val="27"/>
            <w:highlight w:val="green"/>
            <w:rPrChange w:id="64" w:author="Wei Xiang" w:date="2024-10-21T15:43:00Z" w16du:dateUtc="2024-10-21T15:43:00Z">
              <w:rPr>
                <w:sz w:val="27"/>
                <w:szCs w:val="27"/>
              </w:rPr>
            </w:rPrChange>
          </w:rPr>
          <w:t>ProcessTrade</w:t>
        </w:r>
        <w:proofErr w:type="spellEnd"/>
      </w:ins>
    </w:p>
    <w:p w14:paraId="2755F3AE" w14:textId="38514673" w:rsidR="00205B51" w:rsidRPr="0024241A" w:rsidRDefault="00205B51">
      <w:pPr>
        <w:pStyle w:val="commentcontentpara"/>
        <w:spacing w:before="0" w:beforeAutospacing="0" w:after="0" w:afterAutospacing="0"/>
        <w:ind w:firstLine="720"/>
        <w:rPr>
          <w:ins w:id="65" w:author="Wei Xiang" w:date="2024-10-21T15:35:00Z" w16du:dateUtc="2024-10-21T15:35:00Z"/>
          <w:sz w:val="27"/>
          <w:szCs w:val="27"/>
          <w:highlight w:val="green"/>
          <w:rPrChange w:id="66" w:author="Wei Xiang" w:date="2024-10-21T15:43:00Z" w16du:dateUtc="2024-10-21T15:43:00Z">
            <w:rPr>
              <w:ins w:id="67" w:author="Wei Xiang" w:date="2024-10-21T15:35:00Z" w16du:dateUtc="2024-10-21T15:35:00Z"/>
              <w:color w:val="000000"/>
              <w:sz w:val="27"/>
              <w:szCs w:val="27"/>
            </w:rPr>
          </w:rPrChange>
        </w:rPr>
        <w:pPrChange w:id="68" w:author="Wei Xiang" w:date="2024-10-21T15:37:00Z" w16du:dateUtc="2024-10-21T15:37:00Z">
          <w:pPr>
            <w:pStyle w:val="commentcontentpara"/>
            <w:spacing w:before="0" w:beforeAutospacing="0" w:after="0" w:afterAutospacing="0"/>
          </w:pPr>
        </w:pPrChange>
      </w:pPr>
      <w:ins w:id="69" w:author="Wei Xiang" w:date="2024-10-21T15:37:00Z" w16du:dateUtc="2024-10-21T15:37:00Z">
        <w:r w:rsidRPr="0024241A">
          <w:rPr>
            <w:sz w:val="27"/>
            <w:szCs w:val="27"/>
            <w:highlight w:val="green"/>
            <w:rPrChange w:id="70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>-&gt;</w:t>
        </w:r>
      </w:ins>
      <w:proofErr w:type="spellStart"/>
      <w:ins w:id="71" w:author="Wei Xiang" w:date="2024-10-21T15:37:00Z">
        <w:r w:rsidRPr="0024241A">
          <w:rPr>
            <w:sz w:val="27"/>
            <w:szCs w:val="27"/>
            <w:highlight w:val="green"/>
            <w:rPrChange w:id="72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>ServiceBroker.sp_serviceBroker_add_trade</w:t>
        </w:r>
      </w:ins>
      <w:proofErr w:type="spellEnd"/>
    </w:p>
    <w:p w14:paraId="4D34199B" w14:textId="41537D69" w:rsidR="00972848" w:rsidRPr="0024241A" w:rsidRDefault="00205B51">
      <w:pPr>
        <w:pStyle w:val="commentcontentpara"/>
        <w:spacing w:before="0" w:beforeAutospacing="0" w:after="0" w:afterAutospacing="0"/>
        <w:ind w:firstLine="720"/>
        <w:rPr>
          <w:ins w:id="73" w:author="Wei Xiang" w:date="2024-10-21T15:35:00Z" w16du:dateUtc="2024-10-21T15:35:00Z"/>
          <w:sz w:val="27"/>
          <w:szCs w:val="27"/>
          <w:highlight w:val="green"/>
          <w:rPrChange w:id="74" w:author="Wei Xiang" w:date="2024-10-21T15:43:00Z" w16du:dateUtc="2024-10-21T15:43:00Z">
            <w:rPr>
              <w:ins w:id="75" w:author="Wei Xiang" w:date="2024-10-21T15:35:00Z" w16du:dateUtc="2024-10-21T15:35:00Z"/>
              <w:color w:val="000000"/>
              <w:sz w:val="27"/>
              <w:szCs w:val="27"/>
            </w:rPr>
          </w:rPrChange>
        </w:rPr>
        <w:pPrChange w:id="76" w:author="Wei Xiang" w:date="2024-10-21T15:37:00Z" w16du:dateUtc="2024-10-21T15:37:00Z">
          <w:pPr>
            <w:pStyle w:val="commentcontentpara"/>
            <w:spacing w:before="0" w:beforeAutospacing="0" w:after="0" w:afterAutospacing="0"/>
          </w:pPr>
        </w:pPrChange>
      </w:pPr>
      <w:ins w:id="77" w:author="Wei Xiang" w:date="2024-10-21T15:37:00Z" w16du:dateUtc="2024-10-21T15:37:00Z">
        <w:r w:rsidRPr="0024241A">
          <w:rPr>
            <w:sz w:val="27"/>
            <w:szCs w:val="27"/>
            <w:highlight w:val="green"/>
            <w:rPrChange w:id="78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>-&gt;</w:t>
        </w:r>
      </w:ins>
      <w:ins w:id="79" w:author="Wei Xiang" w:date="2024-10-21T15:35:00Z">
        <w:r w:rsidR="00972848" w:rsidRPr="0024241A">
          <w:rPr>
            <w:sz w:val="27"/>
            <w:szCs w:val="27"/>
            <w:highlight w:val="green"/>
            <w:rPrChange w:id="80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>[</w:t>
        </w:r>
        <w:proofErr w:type="spellStart"/>
        <w:r w:rsidR="00972848" w:rsidRPr="0024241A">
          <w:rPr>
            <w:sz w:val="27"/>
            <w:szCs w:val="27"/>
            <w:highlight w:val="green"/>
            <w:rPrChange w:id="81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>ServiceBroker</w:t>
        </w:r>
        <w:proofErr w:type="spellEnd"/>
        <w:r w:rsidR="00972848" w:rsidRPr="0024241A">
          <w:rPr>
            <w:sz w:val="27"/>
            <w:szCs w:val="27"/>
            <w:highlight w:val="green"/>
            <w:rPrChange w:id="82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>].[</w:t>
        </w:r>
        <w:proofErr w:type="spellStart"/>
        <w:r w:rsidR="00972848" w:rsidRPr="0024241A">
          <w:rPr>
            <w:sz w:val="27"/>
            <w:szCs w:val="27"/>
            <w:highlight w:val="green"/>
            <w:rPrChange w:id="83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>sp_serviceBroker_Receive_trade</w:t>
        </w:r>
        <w:proofErr w:type="spellEnd"/>
        <w:r w:rsidR="00972848" w:rsidRPr="0024241A">
          <w:rPr>
            <w:sz w:val="27"/>
            <w:szCs w:val="27"/>
            <w:highlight w:val="green"/>
            <w:rPrChange w:id="84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>]</w:t>
        </w:r>
      </w:ins>
    </w:p>
    <w:p w14:paraId="2DA5F646" w14:textId="6F8927AF" w:rsidR="00972848" w:rsidRPr="0024241A" w:rsidRDefault="00DF1BF5" w:rsidP="007E12EB">
      <w:pPr>
        <w:pStyle w:val="commentcontentpara"/>
        <w:spacing w:before="0" w:beforeAutospacing="0" w:after="0" w:afterAutospacing="0"/>
        <w:rPr>
          <w:ins w:id="85" w:author="Wei Xiang" w:date="2024-10-21T15:37:00Z" w16du:dateUtc="2024-10-21T15:37:00Z"/>
          <w:sz w:val="27"/>
          <w:szCs w:val="27"/>
          <w:highlight w:val="green"/>
          <w:rPrChange w:id="86" w:author="Wei Xiang" w:date="2024-10-21T15:43:00Z" w16du:dateUtc="2024-10-21T15:43:00Z">
            <w:rPr>
              <w:ins w:id="87" w:author="Wei Xiang" w:date="2024-10-21T15:37:00Z" w16du:dateUtc="2024-10-21T15:37:00Z"/>
              <w:color w:val="000000"/>
              <w:sz w:val="27"/>
              <w:szCs w:val="27"/>
            </w:rPr>
          </w:rPrChange>
        </w:rPr>
      </w:pPr>
      <w:ins w:id="88" w:author="Wei Xiang" w:date="2024-10-21T15:36:00Z" w16du:dateUtc="2024-10-21T15:36:00Z">
        <w:r w:rsidRPr="0024241A">
          <w:rPr>
            <w:sz w:val="27"/>
            <w:szCs w:val="27"/>
            <w:highlight w:val="green"/>
            <w:rPrChange w:id="89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 xml:space="preserve"> </w:t>
        </w:r>
      </w:ins>
      <w:ins w:id="90" w:author="Wei Xiang" w:date="2024-10-21T15:37:00Z" w16du:dateUtc="2024-10-21T15:37:00Z">
        <w:r w:rsidR="00205B51" w:rsidRPr="0024241A">
          <w:rPr>
            <w:sz w:val="27"/>
            <w:szCs w:val="27"/>
            <w:highlight w:val="green"/>
            <w:rPrChange w:id="91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ab/>
        </w:r>
        <w:r w:rsidR="00205B51" w:rsidRPr="0024241A">
          <w:rPr>
            <w:sz w:val="27"/>
            <w:szCs w:val="27"/>
            <w:highlight w:val="green"/>
            <w:rPrChange w:id="92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ab/>
        </w:r>
      </w:ins>
      <w:ins w:id="93" w:author="Wei Xiang" w:date="2024-10-21T15:36:00Z" w16du:dateUtc="2024-10-21T15:36:00Z">
        <w:r w:rsidRPr="0024241A">
          <w:rPr>
            <w:sz w:val="27"/>
            <w:szCs w:val="27"/>
            <w:highlight w:val="green"/>
            <w:rPrChange w:id="94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 xml:space="preserve"> -&gt;</w:t>
        </w:r>
      </w:ins>
      <w:ins w:id="95" w:author="Wei Xiang" w:date="2024-10-21T15:36:00Z">
        <w:r w:rsidR="005D0938" w:rsidRPr="0024241A">
          <w:rPr>
            <w:sz w:val="27"/>
            <w:szCs w:val="27"/>
            <w:highlight w:val="green"/>
            <w:rPrChange w:id="96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>[</w:t>
        </w:r>
        <w:proofErr w:type="spellStart"/>
        <w:r w:rsidR="005D0938" w:rsidRPr="0024241A">
          <w:rPr>
            <w:sz w:val="27"/>
            <w:szCs w:val="27"/>
            <w:highlight w:val="green"/>
            <w:rPrChange w:id="97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>sp_Load_OutrightTrades_realtime_oneby_one</w:t>
        </w:r>
        <w:proofErr w:type="spellEnd"/>
        <w:r w:rsidR="005D0938" w:rsidRPr="0024241A">
          <w:rPr>
            <w:sz w:val="27"/>
            <w:szCs w:val="27"/>
            <w:highlight w:val="green"/>
            <w:rPrChange w:id="98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>]</w:t>
        </w:r>
      </w:ins>
    </w:p>
    <w:p w14:paraId="54422808" w14:textId="24B83A19" w:rsidR="00205B51" w:rsidRPr="0024241A" w:rsidRDefault="00205B51">
      <w:pPr>
        <w:pStyle w:val="commentcontentpara"/>
        <w:spacing w:after="0"/>
        <w:rPr>
          <w:ins w:id="99" w:author="Wei Xiang" w:date="2024-10-21T15:36:00Z" w16du:dateUtc="2024-10-21T15:36:00Z"/>
          <w:sz w:val="27"/>
          <w:szCs w:val="27"/>
          <w:highlight w:val="green"/>
          <w:rPrChange w:id="100" w:author="Wei Xiang" w:date="2024-10-21T15:43:00Z" w16du:dateUtc="2024-10-21T15:43:00Z">
            <w:rPr>
              <w:ins w:id="101" w:author="Wei Xiang" w:date="2024-10-21T15:36:00Z" w16du:dateUtc="2024-10-21T15:36:00Z"/>
              <w:color w:val="000000"/>
              <w:sz w:val="27"/>
              <w:szCs w:val="27"/>
            </w:rPr>
          </w:rPrChange>
        </w:rPr>
        <w:pPrChange w:id="102" w:author="Wei Xiang" w:date="2024-10-21T15:39:00Z" w16du:dateUtc="2024-10-21T15:39:00Z">
          <w:pPr>
            <w:pStyle w:val="commentcontentpara"/>
            <w:spacing w:before="0" w:beforeAutospacing="0" w:after="0" w:afterAutospacing="0"/>
          </w:pPr>
        </w:pPrChange>
      </w:pPr>
      <w:ins w:id="103" w:author="Wei Xiang" w:date="2024-10-21T15:37:00Z" w16du:dateUtc="2024-10-21T15:37:00Z">
        <w:r w:rsidRPr="0024241A">
          <w:rPr>
            <w:sz w:val="27"/>
            <w:szCs w:val="27"/>
            <w:highlight w:val="green"/>
            <w:rPrChange w:id="104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ab/>
        </w:r>
      </w:ins>
      <w:ins w:id="105" w:author="Wei Xiang" w:date="2024-10-21T15:38:00Z" w16du:dateUtc="2024-10-21T15:38:00Z">
        <w:r w:rsidR="004C2C40" w:rsidRPr="0024241A">
          <w:rPr>
            <w:sz w:val="27"/>
            <w:szCs w:val="27"/>
            <w:highlight w:val="green"/>
            <w:rPrChange w:id="106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ab/>
          <w:t>-&gt;</w:t>
        </w:r>
      </w:ins>
      <w:ins w:id="107" w:author="Wei Xiang" w:date="2024-10-21T15:39:00Z" w16du:dateUtc="2024-10-21T15:39:00Z">
        <w:r w:rsidR="004C2C40" w:rsidRPr="0024241A">
          <w:rPr>
            <w:highlight w:val="green"/>
            <w:rPrChange w:id="108" w:author="Wei Xiang" w:date="2024-10-21T15:43:00Z" w16du:dateUtc="2024-10-21T15:43:00Z">
              <w:rPr/>
            </w:rPrChange>
          </w:rPr>
          <w:t xml:space="preserve"> </w:t>
        </w:r>
        <w:r w:rsidR="004C2C40" w:rsidRPr="0024241A">
          <w:rPr>
            <w:sz w:val="27"/>
            <w:szCs w:val="27"/>
            <w:highlight w:val="green"/>
            <w:rPrChange w:id="109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>FROM dbo.f_AllTranslated_outright_trades(@recvedmessagekey,@processtype,@system) a</w:t>
        </w:r>
      </w:ins>
    </w:p>
    <w:p w14:paraId="0E8A1EBC" w14:textId="0F6608E5" w:rsidR="00DF1BF5" w:rsidRPr="0024241A" w:rsidRDefault="00013A07" w:rsidP="007E12EB">
      <w:pPr>
        <w:pStyle w:val="commentcontentpara"/>
        <w:spacing w:before="0" w:beforeAutospacing="0" w:after="0" w:afterAutospacing="0"/>
        <w:rPr>
          <w:ins w:id="110" w:author="Wei Xiang" w:date="2024-10-21T15:42:00Z" w16du:dateUtc="2024-10-21T15:42:00Z"/>
          <w:sz w:val="27"/>
          <w:szCs w:val="27"/>
          <w:highlight w:val="green"/>
          <w:rPrChange w:id="111" w:author="Wei Xiang" w:date="2024-10-21T15:43:00Z" w16du:dateUtc="2024-10-21T15:43:00Z">
            <w:rPr>
              <w:ins w:id="112" w:author="Wei Xiang" w:date="2024-10-21T15:42:00Z" w16du:dateUtc="2024-10-21T15:42:00Z"/>
              <w:color w:val="000000"/>
              <w:sz w:val="27"/>
              <w:szCs w:val="27"/>
            </w:rPr>
          </w:rPrChange>
        </w:rPr>
      </w:pPr>
      <w:ins w:id="113" w:author="Wei Xiang" w:date="2024-10-21T15:36:00Z" w16du:dateUtc="2024-10-21T15:36:00Z">
        <w:r w:rsidRPr="0024241A">
          <w:rPr>
            <w:sz w:val="27"/>
            <w:szCs w:val="27"/>
            <w:highlight w:val="green"/>
            <w:rPrChange w:id="114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 xml:space="preserve">  </w:t>
        </w:r>
      </w:ins>
      <w:ins w:id="115" w:author="Wei Xiang" w:date="2024-10-21T15:42:00Z" w16du:dateUtc="2024-10-21T15:42:00Z">
        <w:r w:rsidR="00B04048" w:rsidRPr="0024241A">
          <w:rPr>
            <w:sz w:val="27"/>
            <w:szCs w:val="27"/>
            <w:highlight w:val="green"/>
            <w:rPrChange w:id="116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ab/>
        </w:r>
        <w:r w:rsidR="00B04048" w:rsidRPr="0024241A">
          <w:rPr>
            <w:sz w:val="27"/>
            <w:szCs w:val="27"/>
            <w:highlight w:val="green"/>
            <w:rPrChange w:id="117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ab/>
        </w:r>
        <w:r w:rsidR="00B04048" w:rsidRPr="0024241A">
          <w:rPr>
            <w:sz w:val="27"/>
            <w:szCs w:val="27"/>
            <w:highlight w:val="green"/>
            <w:rPrChange w:id="118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ab/>
          <w:t>-&gt;</w:t>
        </w:r>
        <w:proofErr w:type="spellStart"/>
        <w:r w:rsidR="00B04048" w:rsidRPr="0024241A">
          <w:rPr>
            <w:sz w:val="27"/>
            <w:szCs w:val="27"/>
            <w:highlight w:val="green"/>
            <w:rPrChange w:id="119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>V_FIX_Final</w:t>
        </w:r>
        <w:proofErr w:type="spellEnd"/>
      </w:ins>
    </w:p>
    <w:p w14:paraId="00F2898E" w14:textId="2D4B345D" w:rsidR="00B04048" w:rsidRPr="0024241A" w:rsidRDefault="00B04048" w:rsidP="007E12EB">
      <w:pPr>
        <w:pStyle w:val="commentcontentpara"/>
        <w:spacing w:before="0" w:beforeAutospacing="0" w:after="0" w:afterAutospacing="0"/>
        <w:rPr>
          <w:ins w:id="120" w:author="Wei Xiang" w:date="2024-10-21T15:40:00Z" w16du:dateUtc="2024-10-21T15:40:00Z"/>
          <w:sz w:val="27"/>
          <w:szCs w:val="27"/>
          <w:highlight w:val="green"/>
          <w:rPrChange w:id="121" w:author="Wei Xiang" w:date="2024-10-21T15:43:00Z" w16du:dateUtc="2024-10-21T15:43:00Z">
            <w:rPr>
              <w:ins w:id="122" w:author="Wei Xiang" w:date="2024-10-21T15:40:00Z" w16du:dateUtc="2024-10-21T15:40:00Z"/>
              <w:color w:val="000000"/>
              <w:sz w:val="27"/>
              <w:szCs w:val="27"/>
            </w:rPr>
          </w:rPrChange>
        </w:rPr>
      </w:pPr>
      <w:ins w:id="123" w:author="Wei Xiang" w:date="2024-10-21T15:42:00Z" w16du:dateUtc="2024-10-21T15:42:00Z">
        <w:r w:rsidRPr="0024241A">
          <w:rPr>
            <w:sz w:val="27"/>
            <w:szCs w:val="27"/>
            <w:highlight w:val="green"/>
            <w:rPrChange w:id="124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ab/>
        </w:r>
        <w:r w:rsidRPr="0024241A">
          <w:rPr>
            <w:sz w:val="27"/>
            <w:szCs w:val="27"/>
            <w:highlight w:val="green"/>
            <w:rPrChange w:id="125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ab/>
        </w:r>
        <w:r w:rsidRPr="0024241A">
          <w:rPr>
            <w:sz w:val="27"/>
            <w:szCs w:val="27"/>
            <w:highlight w:val="green"/>
            <w:rPrChange w:id="126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ab/>
        </w:r>
        <w:r w:rsidRPr="0024241A">
          <w:rPr>
            <w:sz w:val="27"/>
            <w:szCs w:val="27"/>
            <w:highlight w:val="green"/>
            <w:rPrChange w:id="127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ab/>
          <w:t>-&gt;V_FIX</w:t>
        </w:r>
      </w:ins>
    </w:p>
    <w:p w14:paraId="18CA7946" w14:textId="57BE6BA3" w:rsidR="004C2C40" w:rsidRPr="0024241A" w:rsidRDefault="004C2C40">
      <w:pPr>
        <w:pStyle w:val="commentcontentpara"/>
        <w:spacing w:before="0" w:beforeAutospacing="0" w:after="0" w:afterAutospacing="0"/>
        <w:ind w:left="720" w:firstLine="720"/>
        <w:rPr>
          <w:ins w:id="128" w:author="Wei Xiang" w:date="2024-06-03T14:17:00Z" w16du:dateUtc="2024-06-03T18:17:00Z"/>
          <w:sz w:val="27"/>
          <w:szCs w:val="27"/>
          <w:rPrChange w:id="129" w:author="Wei Xiang" w:date="2024-10-21T15:43:00Z" w16du:dateUtc="2024-10-21T15:43:00Z">
            <w:rPr>
              <w:ins w:id="130" w:author="Wei Xiang" w:date="2024-06-03T14:17:00Z" w16du:dateUtc="2024-06-03T18:17:00Z"/>
              <w:color w:val="000000"/>
              <w:sz w:val="27"/>
              <w:szCs w:val="27"/>
            </w:rPr>
          </w:rPrChange>
        </w:rPr>
        <w:pPrChange w:id="131" w:author="Wei Xiang" w:date="2024-10-21T15:40:00Z" w16du:dateUtc="2024-10-21T15:40:00Z">
          <w:pPr>
            <w:pStyle w:val="commentcontentpara"/>
            <w:spacing w:before="0" w:beforeAutospacing="0" w:after="0" w:afterAutospacing="0"/>
          </w:pPr>
        </w:pPrChange>
      </w:pPr>
      <w:ins w:id="132" w:author="Wei Xiang" w:date="2024-10-21T15:40:00Z" w16du:dateUtc="2024-10-21T15:40:00Z">
        <w:r w:rsidRPr="0024241A">
          <w:rPr>
            <w:sz w:val="27"/>
            <w:szCs w:val="27"/>
            <w:highlight w:val="green"/>
            <w:rPrChange w:id="133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>-&gt;</w:t>
        </w:r>
        <w:proofErr w:type="spellStart"/>
        <w:r w:rsidRPr="0024241A">
          <w:rPr>
            <w:sz w:val="27"/>
            <w:szCs w:val="27"/>
            <w:highlight w:val="green"/>
            <w:rPrChange w:id="134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>InsertInto</w:t>
        </w:r>
        <w:proofErr w:type="spellEnd"/>
        <w:r w:rsidRPr="0024241A">
          <w:rPr>
            <w:sz w:val="27"/>
            <w:szCs w:val="27"/>
            <w:highlight w:val="green"/>
            <w:rPrChange w:id="135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 xml:space="preserve"> Trade</w:t>
        </w:r>
      </w:ins>
    </w:p>
    <w:p w14:paraId="1AB44DD3" w14:textId="77777777" w:rsidR="006F753F" w:rsidRPr="007E12EB" w:rsidRDefault="006F753F" w:rsidP="007E12EB">
      <w:pPr>
        <w:pStyle w:val="commentcontentpara"/>
        <w:spacing w:before="0" w:beforeAutospacing="0" w:after="0" w:afterAutospacing="0"/>
      </w:pPr>
    </w:p>
    <w:p w14:paraId="6F7D1685" w14:textId="0CC8564E" w:rsidR="00CF393F" w:rsidRDefault="007B03E7" w:rsidP="007E12EB">
      <w:pPr>
        <w:pStyle w:val="commentcontentpara"/>
        <w:spacing w:before="0" w:beforeAutospacing="0" w:after="0" w:afterAutospacing="0"/>
        <w:rPr>
          <w:ins w:id="136" w:author="Wei Xiang" w:date="2024-06-06T10:55:00Z" w16du:dateUtc="2024-06-06T14:55:00Z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- </w:t>
      </w:r>
      <w:r w:rsidRPr="005F76CE">
        <w:rPr>
          <w:color w:val="000000"/>
          <w:sz w:val="27"/>
          <w:szCs w:val="27"/>
        </w:rPr>
        <w:t>Step 3: The trigger</w:t>
      </w:r>
      <w:ins w:id="137" w:author="Wei Xiang" w:date="2024-05-10T11:47:00Z" w16du:dateUtc="2024-05-10T15:47:00Z">
        <w:r w:rsidR="00550150" w:rsidRPr="005F76CE">
          <w:rPr>
            <w:color w:val="000000"/>
            <w:sz w:val="27"/>
            <w:szCs w:val="27"/>
          </w:rPr>
          <w:t xml:space="preserve"> </w:t>
        </w:r>
      </w:ins>
      <w:del w:id="138" w:author="Wei Xiang" w:date="2024-06-06T10:54:00Z" w16du:dateUtc="2024-06-06T14:54:00Z">
        <w:r w:rsidRPr="005F76CE" w:rsidDel="00A25C34">
          <w:rPr>
            <w:color w:val="000000"/>
            <w:sz w:val="27"/>
            <w:szCs w:val="27"/>
          </w:rPr>
          <w:delText xml:space="preserve"> </w:delText>
        </w:r>
      </w:del>
      <w:r w:rsidRPr="005F76CE">
        <w:rPr>
          <w:color w:val="000000"/>
          <w:sz w:val="27"/>
          <w:szCs w:val="27"/>
        </w:rPr>
        <w:t xml:space="preserve">kicks off in the </w:t>
      </w:r>
      <w:proofErr w:type="spellStart"/>
      <w:r w:rsidRPr="005F76CE">
        <w:rPr>
          <w:color w:val="000000"/>
          <w:sz w:val="27"/>
          <w:szCs w:val="27"/>
        </w:rPr>
        <w:t>db.trade</w:t>
      </w:r>
      <w:proofErr w:type="spellEnd"/>
      <w:r w:rsidRPr="005F76CE">
        <w:rPr>
          <w:color w:val="000000"/>
          <w:sz w:val="27"/>
          <w:szCs w:val="27"/>
        </w:rPr>
        <w:t xml:space="preserve"> table to transform trades into FIX message, puts them in the MSMQ and sends them to GEMS FIX Server 10.1.10.6.</w:t>
      </w:r>
    </w:p>
    <w:p w14:paraId="1E17D6B3" w14:textId="29261118" w:rsidR="00A25C34" w:rsidRDefault="00A25C34" w:rsidP="007E12EB">
      <w:pPr>
        <w:pStyle w:val="commentcontentpara"/>
        <w:spacing w:before="0" w:beforeAutospacing="0" w:after="0" w:afterAutospacing="0"/>
        <w:rPr>
          <w:ins w:id="139" w:author="Wei Xiang" w:date="2024-10-21T15:46:00Z" w16du:dateUtc="2024-10-21T15:46:00Z"/>
          <w:sz w:val="27"/>
          <w:szCs w:val="27"/>
        </w:rPr>
      </w:pPr>
      <w:ins w:id="140" w:author="Wei Xiang" w:date="2024-06-06T10:55:00Z" w16du:dateUtc="2024-06-06T14:55:00Z">
        <w:r>
          <w:rPr>
            <w:color w:val="000000"/>
            <w:sz w:val="27"/>
            <w:szCs w:val="27"/>
          </w:rPr>
          <w:t xml:space="preserve">Trigger </w:t>
        </w:r>
        <w:r w:rsidRPr="005F76CE">
          <w:rPr>
            <w:sz w:val="27"/>
            <w:szCs w:val="27"/>
          </w:rPr>
          <w:t>name</w:t>
        </w:r>
        <w:r>
          <w:rPr>
            <w:sz w:val="27"/>
            <w:szCs w:val="27"/>
          </w:rPr>
          <w:t>:</w:t>
        </w:r>
        <w:r w:rsidRPr="005F76CE">
          <w:rPr>
            <w:sz w:val="27"/>
            <w:szCs w:val="27"/>
          </w:rPr>
          <w:t xml:space="preserve"> </w:t>
        </w:r>
        <w:r>
          <w:rPr>
            <w:sz w:val="27"/>
            <w:szCs w:val="27"/>
          </w:rPr>
          <w:t>[</w:t>
        </w:r>
        <w:proofErr w:type="spellStart"/>
        <w:r w:rsidRPr="005F76CE">
          <w:rPr>
            <w:sz w:val="27"/>
            <w:szCs w:val="27"/>
          </w:rPr>
          <w:t>SendTrade</w:t>
        </w:r>
        <w:proofErr w:type="spellEnd"/>
        <w:r w:rsidRPr="005F76CE">
          <w:rPr>
            <w:color w:val="000000"/>
            <w:sz w:val="27"/>
            <w:szCs w:val="27"/>
          </w:rPr>
          <w:t xml:space="preserve">] on Server </w:t>
        </w:r>
        <w:proofErr w:type="spellStart"/>
        <w:r w:rsidRPr="005F76CE">
          <w:rPr>
            <w:sz w:val="27"/>
            <w:szCs w:val="27"/>
          </w:rPr>
          <w:t>tradeloadstaging</w:t>
        </w:r>
      </w:ins>
      <w:proofErr w:type="spellEnd"/>
    </w:p>
    <w:p w14:paraId="080746F4" w14:textId="77517CDE" w:rsidR="00702C44" w:rsidRPr="005F76CE" w:rsidRDefault="00702C44" w:rsidP="007E12EB">
      <w:pPr>
        <w:pStyle w:val="commentcontentpara"/>
        <w:spacing w:before="0" w:beforeAutospacing="0" w:after="0" w:afterAutospacing="0"/>
        <w:rPr>
          <w:ins w:id="141" w:author="Wei Xiang" w:date="2024-05-13T15:39:00Z" w16du:dateUtc="2024-05-13T19:39:00Z"/>
          <w:color w:val="000000"/>
          <w:sz w:val="27"/>
          <w:szCs w:val="27"/>
        </w:rPr>
      </w:pPr>
      <w:ins w:id="142" w:author="Wei Xiang" w:date="2024-10-21T15:46:00Z" w16du:dateUtc="2024-10-21T15:46:00Z">
        <w:r>
          <w:rPr>
            <w:sz w:val="27"/>
            <w:szCs w:val="27"/>
          </w:rPr>
          <w:t xml:space="preserve">Call </w:t>
        </w:r>
        <w:proofErr w:type="spellStart"/>
        <w:r>
          <w:rPr>
            <w:sz w:val="27"/>
            <w:szCs w:val="27"/>
          </w:rPr>
          <w:t>sp</w:t>
        </w:r>
        <w:proofErr w:type="spellEnd"/>
        <w:r>
          <w:rPr>
            <w:sz w:val="27"/>
            <w:szCs w:val="27"/>
          </w:rPr>
          <w:t xml:space="preserve">: </w:t>
        </w:r>
      </w:ins>
      <w:proofErr w:type="spellStart"/>
      <w:ins w:id="143" w:author="Wei Xiang" w:date="2024-10-21T15:46:00Z">
        <w:r w:rsidRPr="00702C44">
          <w:rPr>
            <w:sz w:val="27"/>
            <w:szCs w:val="27"/>
          </w:rPr>
          <w:t>upload_trd_to_gems_realtime_fixedincome_tradefeed_onebyone</w:t>
        </w:r>
      </w:ins>
      <w:proofErr w:type="spellEnd"/>
    </w:p>
    <w:p w14:paraId="238E3B36" w14:textId="68D63869" w:rsidR="001E4744" w:rsidRDefault="001E4744" w:rsidP="007479DD">
      <w:pPr>
        <w:pStyle w:val="commentcontentpara"/>
        <w:numPr>
          <w:ilvl w:val="0"/>
          <w:numId w:val="5"/>
        </w:numPr>
        <w:spacing w:before="0" w:beforeAutospacing="0" w:after="0" w:afterAutospacing="0"/>
        <w:rPr>
          <w:ins w:id="144" w:author="Wei Xiang" w:date="2024-06-06T11:08:00Z" w16du:dateUtc="2024-06-06T15:08:00Z"/>
          <w:color w:val="000000"/>
          <w:sz w:val="27"/>
          <w:szCs w:val="27"/>
        </w:rPr>
      </w:pPr>
      <w:ins w:id="145" w:author="Wei Xiang" w:date="2024-06-06T10:59:00Z" w16du:dateUtc="2024-06-06T14:59:00Z">
        <w:r>
          <w:rPr>
            <w:color w:val="000000"/>
            <w:sz w:val="27"/>
            <w:szCs w:val="27"/>
          </w:rPr>
          <w:t>U</w:t>
        </w:r>
        <w:r w:rsidRPr="001E4744">
          <w:rPr>
            <w:color w:val="000000"/>
            <w:sz w:val="27"/>
            <w:szCs w:val="27"/>
          </w:rPr>
          <w:t xml:space="preserve">pdate </w:t>
        </w:r>
      </w:ins>
      <w:ins w:id="146" w:author="Wei Xiang" w:date="2024-06-06T11:00:00Z" w16du:dateUtc="2024-06-06T15:00:00Z">
        <w:r>
          <w:rPr>
            <w:color w:val="000000"/>
            <w:sz w:val="27"/>
            <w:szCs w:val="27"/>
          </w:rPr>
          <w:t xml:space="preserve">column </w:t>
        </w:r>
      </w:ins>
      <w:proofErr w:type="spellStart"/>
      <w:ins w:id="147" w:author="Wei Xiang" w:date="2024-06-06T10:59:00Z" w16du:dateUtc="2024-06-06T14:59:00Z">
        <w:r w:rsidRPr="001E4744">
          <w:rPr>
            <w:color w:val="000000"/>
            <w:sz w:val="27"/>
            <w:szCs w:val="27"/>
          </w:rPr>
          <w:t>source_BRID</w:t>
        </w:r>
      </w:ins>
      <w:proofErr w:type="spellEnd"/>
    </w:p>
    <w:p w14:paraId="19759DC7" w14:textId="7BDF5F2F" w:rsidR="0077572F" w:rsidRPr="007479DD" w:rsidRDefault="0077572F" w:rsidP="007479DD">
      <w:pPr>
        <w:pStyle w:val="commentcontentpara"/>
        <w:numPr>
          <w:ilvl w:val="0"/>
          <w:numId w:val="5"/>
        </w:numPr>
        <w:spacing w:before="0" w:beforeAutospacing="0" w:after="0" w:afterAutospacing="0"/>
        <w:rPr>
          <w:ins w:id="148" w:author="Wei Xiang" w:date="2024-06-06T10:59:00Z" w16du:dateUtc="2024-06-06T14:59:00Z"/>
          <w:sz w:val="27"/>
          <w:szCs w:val="27"/>
        </w:rPr>
      </w:pPr>
      <w:ins w:id="149" w:author="Wei Xiang" w:date="2024-06-06T11:08:00Z" w16du:dateUtc="2024-06-06T15:08:00Z">
        <w:r>
          <w:rPr>
            <w:color w:val="000000"/>
            <w:sz w:val="27"/>
            <w:szCs w:val="27"/>
          </w:rPr>
          <w:t xml:space="preserve">Call </w:t>
        </w:r>
        <w:proofErr w:type="spellStart"/>
        <w:r w:rsidRPr="005F76CE">
          <w:rPr>
            <w:sz w:val="27"/>
            <w:szCs w:val="27"/>
          </w:rPr>
          <w:t>get_TradeOutboundMQConfig</w:t>
        </w:r>
      </w:ins>
      <w:proofErr w:type="spellEnd"/>
    </w:p>
    <w:p w14:paraId="1E20CA90" w14:textId="3C124282" w:rsidR="00A25C34" w:rsidRDefault="00CF393F" w:rsidP="007479DD">
      <w:pPr>
        <w:pStyle w:val="commentcontentpara"/>
        <w:numPr>
          <w:ilvl w:val="0"/>
          <w:numId w:val="5"/>
        </w:numPr>
        <w:spacing w:before="0" w:beforeAutospacing="0" w:after="0" w:afterAutospacing="0"/>
        <w:rPr>
          <w:ins w:id="150" w:author="Wei Xiang" w:date="2024-06-06T10:54:00Z" w16du:dateUtc="2024-06-06T14:54:00Z"/>
          <w:color w:val="000000"/>
          <w:sz w:val="27"/>
          <w:szCs w:val="27"/>
        </w:rPr>
      </w:pPr>
      <w:ins w:id="151" w:author="Wei Xiang" w:date="2024-05-13T15:39:00Z" w16du:dateUtc="2024-05-13T19:39:00Z">
        <w:r w:rsidRPr="005F76CE">
          <w:rPr>
            <w:color w:val="000000"/>
            <w:sz w:val="27"/>
            <w:szCs w:val="27"/>
          </w:rPr>
          <w:t xml:space="preserve">Function </w:t>
        </w:r>
        <w:proofErr w:type="spellStart"/>
        <w:r w:rsidRPr="005F76CE">
          <w:rPr>
            <w:color w:val="000000"/>
            <w:sz w:val="27"/>
            <w:szCs w:val="27"/>
          </w:rPr>
          <w:t>Fn_send_single_msmq_mesage</w:t>
        </w:r>
      </w:ins>
      <w:proofErr w:type="spellEnd"/>
    </w:p>
    <w:p w14:paraId="3D9F832C" w14:textId="7FE56356" w:rsidR="00CF393F" w:rsidRDefault="00CF393F" w:rsidP="007479DD">
      <w:pPr>
        <w:pStyle w:val="commentcontentpara"/>
        <w:numPr>
          <w:ilvl w:val="0"/>
          <w:numId w:val="5"/>
        </w:numPr>
        <w:spacing w:before="0" w:beforeAutospacing="0" w:after="0" w:afterAutospacing="0"/>
        <w:rPr>
          <w:ins w:id="152" w:author="Wei Xiang" w:date="2024-10-21T15:46:00Z" w16du:dateUtc="2024-10-21T15:46:00Z"/>
          <w:color w:val="000000"/>
          <w:sz w:val="27"/>
          <w:szCs w:val="27"/>
        </w:rPr>
      </w:pPr>
      <w:ins w:id="153" w:author="Wei Xiang" w:date="2024-05-13T15:39:00Z" w16du:dateUtc="2024-05-13T19:39:00Z">
        <w:r w:rsidRPr="005F76CE">
          <w:rPr>
            <w:color w:val="000000"/>
            <w:sz w:val="27"/>
            <w:szCs w:val="27"/>
          </w:rPr>
          <w:t>call Ass</w:t>
        </w:r>
      </w:ins>
      <w:ins w:id="154" w:author="Wei Xiang" w:date="2024-05-13T15:40:00Z" w16du:dateUtc="2024-05-13T19:40:00Z">
        <w:r w:rsidRPr="005F76CE">
          <w:rPr>
            <w:color w:val="000000"/>
            <w:sz w:val="27"/>
            <w:szCs w:val="27"/>
          </w:rPr>
          <w:t>emblies MSMQ.dll.</w:t>
        </w:r>
      </w:ins>
    </w:p>
    <w:p w14:paraId="43098B05" w14:textId="77777777" w:rsidR="00702C44" w:rsidRPr="005F76CE" w:rsidRDefault="00702C44">
      <w:pPr>
        <w:pStyle w:val="commentcontentpara"/>
        <w:spacing w:before="0" w:beforeAutospacing="0" w:after="0" w:afterAutospacing="0"/>
        <w:ind w:left="360"/>
        <w:rPr>
          <w:ins w:id="155" w:author="Wei Xiang" w:date="2024-05-13T15:39:00Z" w16du:dateUtc="2024-05-13T19:39:00Z"/>
          <w:color w:val="000000"/>
          <w:sz w:val="27"/>
          <w:szCs w:val="27"/>
        </w:rPr>
        <w:pPrChange w:id="156" w:author="Wei Xiang" w:date="2024-10-21T15:46:00Z" w16du:dateUtc="2024-10-21T15:46:00Z">
          <w:pPr>
            <w:pStyle w:val="commentcontentpara"/>
            <w:numPr>
              <w:numId w:val="5"/>
            </w:numPr>
            <w:spacing w:before="0" w:beforeAutospacing="0" w:after="0" w:afterAutospacing="0"/>
            <w:ind w:left="720" w:hanging="360"/>
          </w:pPr>
        </w:pPrChange>
      </w:pPr>
    </w:p>
    <w:p w14:paraId="5950351F" w14:textId="30E12208" w:rsidR="00CF393F" w:rsidRPr="005F76CE" w:rsidDel="0077572F" w:rsidRDefault="00CF393F" w:rsidP="007E12EB">
      <w:pPr>
        <w:pStyle w:val="commentcontentpara"/>
        <w:spacing w:before="0" w:beforeAutospacing="0" w:after="0" w:afterAutospacing="0"/>
        <w:rPr>
          <w:del w:id="157" w:author="Wei Xiang" w:date="2024-06-06T11:08:00Z" w16du:dateUtc="2024-06-06T15:08:00Z"/>
          <w:sz w:val="27"/>
          <w:szCs w:val="27"/>
        </w:rPr>
      </w:pPr>
    </w:p>
    <w:p w14:paraId="32A1D6FF" w14:textId="7F833E7F" w:rsidR="007B03E7" w:rsidRDefault="007B03E7" w:rsidP="007B03E7">
      <w:pPr>
        <w:pStyle w:val="NormalWeb"/>
        <w:rPr>
          <w:ins w:id="158" w:author="Wei Xiang" w:date="2024-05-10T12:25:00Z" w16du:dateUtc="2024-05-10T16:25:00Z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Step 4: During the transformation process, the system generates status logs for all FIX trade messages and </w:t>
      </w:r>
      <w:r w:rsidR="00CE46BB">
        <w:rPr>
          <w:color w:val="000000"/>
          <w:sz w:val="27"/>
          <w:szCs w:val="27"/>
        </w:rPr>
        <w:t>saves</w:t>
      </w:r>
      <w:r>
        <w:rPr>
          <w:color w:val="000000"/>
          <w:sz w:val="27"/>
          <w:szCs w:val="27"/>
        </w:rPr>
        <w:t xml:space="preserve"> them in the </w:t>
      </w:r>
      <w:proofErr w:type="spellStart"/>
      <w:r>
        <w:rPr>
          <w:color w:val="000000"/>
          <w:sz w:val="27"/>
          <w:szCs w:val="27"/>
        </w:rPr>
        <w:t>messageinbound_audit</w:t>
      </w:r>
      <w:proofErr w:type="spellEnd"/>
      <w:r>
        <w:rPr>
          <w:color w:val="000000"/>
          <w:sz w:val="27"/>
          <w:szCs w:val="27"/>
        </w:rPr>
        <w:t xml:space="preserve"> table. The logs show if the trade successfully transformed into an FIX message or failed.</w:t>
      </w:r>
    </w:p>
    <w:p w14:paraId="2968C7F2" w14:textId="33E440D4" w:rsidR="007931F4" w:rsidRPr="007E12EB" w:rsidRDefault="007931F4" w:rsidP="007E12EB">
      <w:pPr>
        <w:pStyle w:val="commentcontentpara"/>
        <w:spacing w:before="0" w:beforeAutospacing="0" w:after="0" w:afterAutospacing="0"/>
      </w:pPr>
      <w:ins w:id="159" w:author="Wei Xiang" w:date="2024-05-10T12:26:00Z" w16du:dateUtc="2024-05-10T16:26:00Z">
        <w:r>
          <w:rPr>
            <w:color w:val="000000"/>
            <w:sz w:val="27"/>
            <w:szCs w:val="27"/>
          </w:rPr>
          <w:t>Note:</w:t>
        </w:r>
        <w:r w:rsidRPr="007931F4">
          <w:rPr>
            <w:color w:val="000000"/>
            <w:sz w:val="27"/>
            <w:szCs w:val="27"/>
          </w:rPr>
          <w:t xml:space="preserve"> </w:t>
        </w:r>
        <w:proofErr w:type="spellStart"/>
        <w:r>
          <w:rPr>
            <w:color w:val="000000"/>
            <w:sz w:val="27"/>
            <w:szCs w:val="27"/>
          </w:rPr>
          <w:t>messageinbound_audit</w:t>
        </w:r>
        <w:proofErr w:type="spellEnd"/>
        <w:r>
          <w:rPr>
            <w:color w:val="000000"/>
            <w:sz w:val="27"/>
            <w:szCs w:val="27"/>
          </w:rPr>
          <w:t xml:space="preserve"> has </w:t>
        </w:r>
        <w:r>
          <w:t>the trades from Gresham/FTP and portal</w:t>
        </w:r>
      </w:ins>
      <w:ins w:id="160" w:author="Wei Xiang" w:date="2024-05-10T12:27:00Z" w16du:dateUtc="2024-05-10T16:27:00Z">
        <w:r>
          <w:t xml:space="preserve">, and it </w:t>
        </w:r>
      </w:ins>
      <w:ins w:id="161" w:author="Wei Xiang" w:date="2024-05-10T12:28:00Z" w16du:dateUtc="2024-05-10T16:28:00Z">
        <w:r>
          <w:t xml:space="preserve">does not </w:t>
        </w:r>
      </w:ins>
      <w:ins w:id="162" w:author="Wei Xiang" w:date="2024-05-10T12:27:00Z" w16du:dateUtc="2024-05-10T16:27:00Z">
        <w:r>
          <w:t xml:space="preserve">works with the table </w:t>
        </w:r>
        <w:proofErr w:type="spellStart"/>
        <w:r>
          <w:t>tradeloadstaging.dbo.gems_acknack</w:t>
        </w:r>
      </w:ins>
      <w:proofErr w:type="spellEnd"/>
      <w:ins w:id="163" w:author="Wei Xiang" w:date="2024-05-10T12:31:00Z" w16du:dateUtc="2024-05-10T16:31:00Z">
        <w:r w:rsidR="004C117D">
          <w:t>.</w:t>
        </w:r>
      </w:ins>
    </w:p>
    <w:p w14:paraId="05C1BF0B" w14:textId="77777777" w:rsidR="007B03E7" w:rsidRDefault="007B03E7" w:rsidP="007B03E7">
      <w:pPr>
        <w:pStyle w:val="NormalWeb"/>
        <w:rPr>
          <w:ins w:id="164" w:author="Wei Xiang" w:date="2024-06-06T11:09:00Z" w16du:dateUtc="2024-06-06T15:09:00Z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Step 5: Once the trades are in the GEMS FIX Server 10.1.10.6, </w:t>
      </w:r>
      <w:proofErr w:type="spellStart"/>
      <w:r>
        <w:rPr>
          <w:color w:val="000000"/>
          <w:sz w:val="27"/>
          <w:szCs w:val="27"/>
        </w:rPr>
        <w:t>Raisul’s</w:t>
      </w:r>
      <w:proofErr w:type="spellEnd"/>
      <w:r>
        <w:rPr>
          <w:color w:val="000000"/>
          <w:sz w:val="27"/>
          <w:szCs w:val="27"/>
        </w:rPr>
        <w:t xml:space="preserve"> FIX Consumer process picks the messages and sends them to Broadridge GEMS and APPIA. This process runs in every 1 minute.</w:t>
      </w:r>
    </w:p>
    <w:p w14:paraId="21E2F865" w14:textId="6F42551F" w:rsidR="007479DD" w:rsidDel="00D10399" w:rsidRDefault="00BB24AA" w:rsidP="007B03E7">
      <w:pPr>
        <w:pStyle w:val="NormalWeb"/>
        <w:rPr>
          <w:del w:id="165" w:author="Wei Xiang" w:date="2024-06-06T11:09:00Z" w16du:dateUtc="2024-06-06T15:09:00Z"/>
          <w:color w:val="000000"/>
          <w:sz w:val="27"/>
          <w:szCs w:val="27"/>
        </w:rPr>
      </w:pPr>
      <w:ins w:id="166" w:author="Wei Xiang" w:date="2024-06-06T11:10:00Z" w16du:dateUtc="2024-06-06T15:10:00Z">
        <w:r>
          <w:rPr>
            <w:color w:val="000000"/>
            <w:sz w:val="27"/>
            <w:szCs w:val="27"/>
          </w:rPr>
          <w:t>S</w:t>
        </w:r>
      </w:ins>
      <w:ins w:id="167" w:author="Wei Xiang" w:date="2024-06-06T11:09:00Z" w16du:dateUtc="2024-06-06T15:09:00Z">
        <w:r w:rsidR="005A31D5" w:rsidRPr="005A31D5">
          <w:rPr>
            <w:color w:val="000000"/>
            <w:sz w:val="27"/>
            <w:szCs w:val="27"/>
          </w:rPr>
          <w:t xml:space="preserve">QL Agent Job </w:t>
        </w:r>
        <w:proofErr w:type="spellStart"/>
        <w:r w:rsidR="005A31D5" w:rsidRPr="005A31D5">
          <w:rPr>
            <w:color w:val="000000"/>
            <w:sz w:val="27"/>
            <w:szCs w:val="27"/>
          </w:rPr>
          <w:t>load_gems</w:t>
        </w:r>
        <w:proofErr w:type="spellEnd"/>
        <w:r w:rsidR="005A31D5" w:rsidRPr="005A31D5">
          <w:rPr>
            <w:color w:val="000000"/>
            <w:sz w:val="27"/>
            <w:szCs w:val="27"/>
          </w:rPr>
          <w:t xml:space="preserve"> </w:t>
        </w:r>
        <w:proofErr w:type="spellStart"/>
        <w:r w:rsidR="005A31D5" w:rsidRPr="005A31D5">
          <w:rPr>
            <w:color w:val="000000"/>
            <w:sz w:val="27"/>
            <w:szCs w:val="27"/>
          </w:rPr>
          <w:t>acknackmessage</w:t>
        </w:r>
        <w:proofErr w:type="spellEnd"/>
        <w:r w:rsidR="005A31D5" w:rsidRPr="005A31D5">
          <w:rPr>
            <w:color w:val="000000"/>
            <w:sz w:val="27"/>
            <w:szCs w:val="27"/>
          </w:rPr>
          <w:t xml:space="preserve"> </w:t>
        </w:r>
        <w:proofErr w:type="spellStart"/>
        <w:r w:rsidR="005A31D5" w:rsidRPr="005A31D5">
          <w:rPr>
            <w:color w:val="000000"/>
            <w:sz w:val="27"/>
            <w:szCs w:val="27"/>
          </w:rPr>
          <w:t>usingSSISpackage</w:t>
        </w:r>
        <w:proofErr w:type="spellEnd"/>
        <w:r w:rsidR="005A31D5" w:rsidRPr="005A31D5">
          <w:rPr>
            <w:color w:val="000000"/>
            <w:sz w:val="27"/>
            <w:szCs w:val="27"/>
          </w:rPr>
          <w:t xml:space="preserve"> in server 10.1.10.15 loads the data into the </w:t>
        </w:r>
        <w:proofErr w:type="spellStart"/>
        <w:r w:rsidR="005A31D5" w:rsidRPr="005A31D5">
          <w:rPr>
            <w:color w:val="000000"/>
            <w:sz w:val="27"/>
            <w:szCs w:val="27"/>
          </w:rPr>
          <w:t>tradeloadstaging.dbo.gemsacknack</w:t>
        </w:r>
        <w:proofErr w:type="spellEnd"/>
        <w:r w:rsidR="005A31D5" w:rsidRPr="005A31D5">
          <w:rPr>
            <w:color w:val="000000"/>
            <w:sz w:val="27"/>
            <w:szCs w:val="27"/>
          </w:rPr>
          <w:t xml:space="preserve"> table.</w:t>
        </w:r>
      </w:ins>
    </w:p>
    <w:p w14:paraId="4D2B8C94" w14:textId="77777777" w:rsidR="00D10399" w:rsidRDefault="00D10399" w:rsidP="007B03E7">
      <w:pPr>
        <w:pStyle w:val="NormalWeb"/>
        <w:rPr>
          <w:ins w:id="168" w:author="Wei Xiang" w:date="2024-10-21T15:44:00Z" w16du:dateUtc="2024-10-21T15:44:00Z"/>
          <w:color w:val="000000"/>
          <w:sz w:val="27"/>
          <w:szCs w:val="27"/>
        </w:rPr>
      </w:pPr>
    </w:p>
    <w:p w14:paraId="09E5E80B" w14:textId="77777777" w:rsidR="00D10399" w:rsidRDefault="00D10399" w:rsidP="007B03E7">
      <w:pPr>
        <w:pStyle w:val="NormalWeb"/>
        <w:rPr>
          <w:ins w:id="169" w:author="Wei Xiang" w:date="2024-10-21T15:44:00Z" w16du:dateUtc="2024-10-21T15:44:00Z"/>
          <w:color w:val="000000"/>
          <w:sz w:val="27"/>
          <w:szCs w:val="27"/>
        </w:rPr>
      </w:pPr>
    </w:p>
    <w:p w14:paraId="2DA3FE35" w14:textId="77777777" w:rsidR="00D10399" w:rsidRDefault="00D10399" w:rsidP="007B03E7">
      <w:pPr>
        <w:pStyle w:val="NormalWeb"/>
        <w:rPr>
          <w:ins w:id="170" w:author="Wei Xiang" w:date="2024-10-21T15:44:00Z" w16du:dateUtc="2024-10-21T15:44:00Z"/>
          <w:color w:val="000000"/>
          <w:sz w:val="27"/>
          <w:szCs w:val="27"/>
        </w:rPr>
      </w:pPr>
    </w:p>
    <w:p w14:paraId="27F7FB45" w14:textId="77777777" w:rsidR="00D10399" w:rsidRDefault="00D10399" w:rsidP="007B03E7">
      <w:pPr>
        <w:pStyle w:val="NormalWeb"/>
        <w:rPr>
          <w:ins w:id="171" w:author="Wei Xiang" w:date="2024-10-21T15:44:00Z" w16du:dateUtc="2024-10-21T15:44:00Z"/>
          <w:color w:val="000000"/>
          <w:sz w:val="27"/>
          <w:szCs w:val="27"/>
        </w:rPr>
      </w:pPr>
    </w:p>
    <w:p w14:paraId="3BF13774" w14:textId="77777777" w:rsidR="00D10399" w:rsidRDefault="00D10399" w:rsidP="007B03E7">
      <w:pPr>
        <w:pStyle w:val="NormalWeb"/>
        <w:rPr>
          <w:ins w:id="172" w:author="Wei Xiang" w:date="2024-10-21T15:44:00Z" w16du:dateUtc="2024-10-21T15:44:00Z"/>
          <w:color w:val="000000"/>
          <w:sz w:val="27"/>
          <w:szCs w:val="27"/>
        </w:rPr>
      </w:pPr>
    </w:p>
    <w:p w14:paraId="74CACAA1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2- Trades From Client Portal</w:t>
      </w:r>
    </w:p>
    <w:p w14:paraId="22CC8730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Step 1: Trade data from the Client Portal feeds into the </w:t>
      </w:r>
      <w:proofErr w:type="spellStart"/>
      <w:r>
        <w:rPr>
          <w:color w:val="000000"/>
          <w:sz w:val="27"/>
          <w:szCs w:val="27"/>
        </w:rPr>
        <w:t>tradeloadstaging.dbo.trade_gui</w:t>
      </w:r>
      <w:proofErr w:type="spellEnd"/>
      <w:r>
        <w:rPr>
          <w:color w:val="000000"/>
          <w:sz w:val="27"/>
          <w:szCs w:val="27"/>
        </w:rPr>
        <w:t xml:space="preserve"> table.</w:t>
      </w:r>
    </w:p>
    <w:p w14:paraId="1B6B0A4A" w14:textId="77777777" w:rsidR="007B03E7" w:rsidRPr="00A91C25" w:rsidRDefault="007B03E7" w:rsidP="007B03E7">
      <w:pPr>
        <w:pStyle w:val="NormalWeb"/>
        <w:rPr>
          <w:ins w:id="173" w:author="Wei Xiang" w:date="2024-05-23T11:10:00Z" w16du:dateUtc="2024-05-23T15:10:00Z"/>
          <w:color w:val="000000"/>
          <w:sz w:val="27"/>
          <w:szCs w:val="27"/>
        </w:rPr>
      </w:pPr>
      <w:r w:rsidRPr="00A91C25">
        <w:rPr>
          <w:color w:val="000000"/>
          <w:sz w:val="27"/>
          <w:szCs w:val="27"/>
        </w:rPr>
        <w:t xml:space="preserve">- Step 2: The trigger kicks off in the </w:t>
      </w:r>
      <w:proofErr w:type="spellStart"/>
      <w:r w:rsidRPr="00A91C25">
        <w:rPr>
          <w:color w:val="000000"/>
          <w:sz w:val="27"/>
          <w:szCs w:val="27"/>
        </w:rPr>
        <w:t>tradeloadstaging.dbo.trade_gui</w:t>
      </w:r>
      <w:proofErr w:type="spellEnd"/>
      <w:r w:rsidRPr="00A91C25">
        <w:rPr>
          <w:color w:val="000000"/>
          <w:sz w:val="27"/>
          <w:szCs w:val="27"/>
        </w:rPr>
        <w:t xml:space="preserve"> table and loads the trade data into the </w:t>
      </w:r>
      <w:proofErr w:type="spellStart"/>
      <w:r w:rsidRPr="00A91C25">
        <w:rPr>
          <w:color w:val="000000"/>
          <w:sz w:val="27"/>
          <w:szCs w:val="27"/>
        </w:rPr>
        <w:t>db.trade</w:t>
      </w:r>
      <w:proofErr w:type="spellEnd"/>
      <w:r w:rsidRPr="00A91C25">
        <w:rPr>
          <w:color w:val="000000"/>
          <w:sz w:val="27"/>
          <w:szCs w:val="27"/>
        </w:rPr>
        <w:t xml:space="preserve"> table in the Trade Transformation/IREP Staging DB Server 10.1.10.15.</w:t>
      </w:r>
    </w:p>
    <w:p w14:paraId="240E3162" w14:textId="7DDB8FC8" w:rsidR="005F5141" w:rsidRPr="00A91C25" w:rsidRDefault="005F5141" w:rsidP="007B03E7">
      <w:pPr>
        <w:pStyle w:val="NormalWeb"/>
        <w:rPr>
          <w:ins w:id="174" w:author="Wei Xiang" w:date="2024-05-23T11:10:00Z" w16du:dateUtc="2024-05-23T15:10:00Z"/>
          <w:color w:val="000000"/>
          <w:sz w:val="27"/>
          <w:szCs w:val="27"/>
        </w:rPr>
      </w:pPr>
      <w:proofErr w:type="spellStart"/>
      <w:ins w:id="175" w:author="Wei Xiang" w:date="2024-05-23T11:10:00Z" w16du:dateUtc="2024-05-23T15:10:00Z">
        <w:r w:rsidRPr="00A91C25">
          <w:rPr>
            <w:color w:val="000000"/>
            <w:sz w:val="27"/>
            <w:szCs w:val="27"/>
          </w:rPr>
          <w:lastRenderedPageBreak/>
          <w:t>Tragger</w:t>
        </w:r>
        <w:proofErr w:type="spellEnd"/>
        <w:r w:rsidRPr="00A91C25">
          <w:rPr>
            <w:color w:val="000000"/>
            <w:sz w:val="27"/>
            <w:szCs w:val="27"/>
          </w:rPr>
          <w:t xml:space="preserve">  </w:t>
        </w:r>
        <w:r w:rsidRPr="00A91C25">
          <w:rPr>
            <w:rFonts w:ascii="Consolas" w:hAnsi="Consolas" w:cs="Consolas"/>
            <w:color w:val="000000"/>
            <w:sz w:val="27"/>
            <w:szCs w:val="27"/>
          </w:rPr>
          <w:t>[</w:t>
        </w:r>
        <w:proofErr w:type="spellStart"/>
        <w:r w:rsidRPr="00A91C25">
          <w:rPr>
            <w:rFonts w:ascii="Consolas" w:hAnsi="Consolas" w:cs="Consolas"/>
            <w:color w:val="000000"/>
            <w:sz w:val="27"/>
            <w:szCs w:val="27"/>
          </w:rPr>
          <w:t>sendTrade_gui</w:t>
        </w:r>
        <w:proofErr w:type="spellEnd"/>
        <w:r w:rsidRPr="00A91C25">
          <w:rPr>
            <w:rFonts w:ascii="Consolas" w:hAnsi="Consolas" w:cs="Consolas"/>
            <w:color w:val="000000"/>
            <w:sz w:val="27"/>
            <w:szCs w:val="27"/>
          </w:rPr>
          <w:t>]</w:t>
        </w:r>
      </w:ins>
    </w:p>
    <w:p w14:paraId="0DC3BBA4" w14:textId="59546D04" w:rsidR="005F5141" w:rsidRPr="00A91C25" w:rsidRDefault="005F5141" w:rsidP="007B03E7">
      <w:pPr>
        <w:pStyle w:val="NormalWeb"/>
        <w:rPr>
          <w:ins w:id="176" w:author="Wei Xiang" w:date="2024-05-23T11:10:00Z" w16du:dateUtc="2024-05-23T15:10:00Z"/>
          <w:rFonts w:ascii="Consolas" w:hAnsi="Consolas" w:cs="Consolas"/>
          <w:color w:val="000000"/>
          <w:sz w:val="27"/>
          <w:szCs w:val="27"/>
        </w:rPr>
      </w:pPr>
      <w:ins w:id="177" w:author="Wei Xiang" w:date="2024-05-23T11:10:00Z" w16du:dateUtc="2024-05-23T15:10:00Z">
        <w:r w:rsidRPr="00A91C25">
          <w:rPr>
            <w:color w:val="000000"/>
            <w:sz w:val="27"/>
            <w:szCs w:val="27"/>
          </w:rPr>
          <w:t>Stored Proc :</w:t>
        </w:r>
        <w:r w:rsidRPr="00A91C25">
          <w:rPr>
            <w:rFonts w:ascii="Consolas" w:hAnsi="Consolas" w:cs="Consolas"/>
            <w:color w:val="000000"/>
            <w:sz w:val="27"/>
            <w:szCs w:val="27"/>
          </w:rPr>
          <w:t xml:space="preserve"> </w:t>
        </w:r>
        <w:proofErr w:type="spellStart"/>
        <w:r w:rsidRPr="00A91C25">
          <w:rPr>
            <w:rFonts w:ascii="Consolas" w:hAnsi="Consolas" w:cs="Consolas"/>
            <w:color w:val="000000"/>
            <w:sz w:val="27"/>
            <w:szCs w:val="27"/>
          </w:rPr>
          <w:t>GUIFInanceTradeUpload</w:t>
        </w:r>
        <w:proofErr w:type="spellEnd"/>
        <w:r w:rsidRPr="00A91C25">
          <w:rPr>
            <w:rFonts w:ascii="Consolas" w:hAnsi="Consolas" w:cs="Consolas"/>
            <w:color w:val="000000"/>
            <w:sz w:val="27"/>
            <w:szCs w:val="27"/>
          </w:rPr>
          <w:tab/>
        </w:r>
      </w:ins>
    </w:p>
    <w:p w14:paraId="787C07B3" w14:textId="4F2BBC7E" w:rsidR="005F5141" w:rsidRDefault="005F5141" w:rsidP="001E3686">
      <w:pPr>
        <w:pStyle w:val="NormalWeb"/>
        <w:ind w:left="720" w:firstLine="720"/>
        <w:rPr>
          <w:ins w:id="178" w:author="Wei Xiang" w:date="2024-10-21T15:29:00Z" w16du:dateUtc="2024-10-21T15:29:00Z"/>
          <w:rFonts w:ascii="Consolas" w:hAnsi="Consolas" w:cs="Consolas"/>
          <w:color w:val="000000"/>
          <w:sz w:val="27"/>
          <w:szCs w:val="27"/>
        </w:rPr>
      </w:pPr>
      <w:ins w:id="179" w:author="Wei Xiang" w:date="2024-05-23T11:10:00Z" w16du:dateUtc="2024-05-23T15:10:00Z">
        <w:r w:rsidRPr="00A91C25">
          <w:rPr>
            <w:rFonts w:ascii="Consolas" w:hAnsi="Consolas" w:cs="Consolas"/>
            <w:color w:val="000000"/>
            <w:sz w:val="27"/>
            <w:szCs w:val="27"/>
          </w:rPr>
          <w:t>[</w:t>
        </w:r>
        <w:proofErr w:type="spellStart"/>
        <w:r w:rsidRPr="00A91C25">
          <w:rPr>
            <w:rFonts w:ascii="Consolas" w:hAnsi="Consolas" w:cs="Consolas"/>
            <w:color w:val="000000"/>
            <w:sz w:val="27"/>
            <w:szCs w:val="27"/>
          </w:rPr>
          <w:t>upload_trd_to_gems_realtime_fixedincome_oneByOne</w:t>
        </w:r>
        <w:proofErr w:type="spellEnd"/>
        <w:r w:rsidRPr="00A91C25">
          <w:rPr>
            <w:rFonts w:ascii="Consolas" w:hAnsi="Consolas" w:cs="Consolas"/>
            <w:color w:val="000000"/>
            <w:sz w:val="27"/>
            <w:szCs w:val="27"/>
          </w:rPr>
          <w:t>]</w:t>
        </w:r>
      </w:ins>
    </w:p>
    <w:p w14:paraId="6FD9F632" w14:textId="100B572E" w:rsidR="00056FEC" w:rsidRDefault="001035A7" w:rsidP="001E3686">
      <w:pPr>
        <w:pStyle w:val="NormalWeb"/>
        <w:ind w:left="720" w:firstLine="720"/>
        <w:rPr>
          <w:ins w:id="180" w:author="Wei Xiang" w:date="2024-10-21T15:58:00Z" w16du:dateUtc="2024-10-21T15:58:00Z"/>
          <w:color w:val="000000"/>
          <w:sz w:val="27"/>
          <w:szCs w:val="27"/>
        </w:rPr>
      </w:pPr>
      <w:ins w:id="181" w:author="Wei Xiang" w:date="2024-10-21T15:48:00Z" w16du:dateUtc="2024-10-21T15:48:00Z">
        <w:r>
          <w:rPr>
            <w:color w:val="000000"/>
            <w:sz w:val="27"/>
            <w:szCs w:val="27"/>
          </w:rPr>
          <w:t>-&gt;</w:t>
        </w:r>
        <w:r w:rsidRPr="001035A7">
          <w:rPr>
            <w:rFonts w:ascii="Consolas" w:eastAsiaTheme="minorEastAsia" w:hAnsi="Consolas" w:cs="Consolas"/>
            <w:color w:val="000000"/>
            <w:sz w:val="19"/>
            <w:szCs w:val="19"/>
            <w14:ligatures w14:val="standardContextual"/>
          </w:rPr>
          <w:t xml:space="preserve"> </w:t>
        </w:r>
      </w:ins>
      <w:proofErr w:type="spellStart"/>
      <w:ins w:id="182" w:author="Wei Xiang" w:date="2024-10-21T15:48:00Z">
        <w:r w:rsidRPr="001035A7">
          <w:rPr>
            <w:color w:val="000000"/>
            <w:sz w:val="27"/>
            <w:szCs w:val="27"/>
          </w:rPr>
          <w:t>fn_return_fi_fixMessage_gui</w:t>
        </w:r>
      </w:ins>
      <w:proofErr w:type="spellEnd"/>
      <w:ins w:id="183" w:author="Wei Xiang" w:date="2024-10-21T15:48:00Z" w16du:dateUtc="2024-10-21T15:48:00Z">
        <w:r>
          <w:rPr>
            <w:color w:val="000000"/>
            <w:sz w:val="27"/>
            <w:szCs w:val="27"/>
          </w:rPr>
          <w:t xml:space="preserve"> = </w:t>
        </w:r>
      </w:ins>
      <w:proofErr w:type="spellStart"/>
      <w:ins w:id="184" w:author="Wei Xiang" w:date="2024-10-21T15:48:00Z">
        <w:r w:rsidRPr="001035A7">
          <w:rPr>
            <w:color w:val="000000"/>
            <w:sz w:val="27"/>
            <w:szCs w:val="27"/>
          </w:rPr>
          <w:t>fn_return_fi_fixMessage</w:t>
        </w:r>
      </w:ins>
      <w:proofErr w:type="spellEnd"/>
    </w:p>
    <w:p w14:paraId="2B7B0FB9" w14:textId="2D278DD8" w:rsidR="000177FA" w:rsidRPr="000177FA" w:rsidRDefault="000177FA" w:rsidP="000177FA">
      <w:pPr>
        <w:pStyle w:val="NormalWeb"/>
        <w:ind w:left="720" w:firstLine="720"/>
        <w:rPr>
          <w:ins w:id="185" w:author="Wei Xiang" w:date="2024-10-21T15:58:00Z"/>
          <w:color w:val="000000"/>
          <w:sz w:val="27"/>
          <w:szCs w:val="27"/>
        </w:rPr>
      </w:pPr>
      <w:ins w:id="186" w:author="Wei Xiang" w:date="2024-10-21T15:58:00Z" w16du:dateUtc="2024-10-21T15:58:00Z">
        <w:r>
          <w:rPr>
            <w:color w:val="000000"/>
            <w:sz w:val="27"/>
            <w:szCs w:val="27"/>
          </w:rPr>
          <w:tab/>
          <w:t>-&gt;</w:t>
        </w:r>
        <w:r w:rsidRPr="000177FA">
          <w:rPr>
            <w:rFonts w:ascii="Consolas" w:hAnsi="Consolas" w:cs="Consolas"/>
            <w:color w:val="0000FF"/>
            <w:sz w:val="19"/>
            <w:szCs w:val="19"/>
          </w:rPr>
          <w:t xml:space="preserve"> </w:t>
        </w:r>
      </w:ins>
      <w:ins w:id="187" w:author="Wei Xiang" w:date="2024-10-21T15:58:00Z">
        <w:r w:rsidRPr="000177FA">
          <w:rPr>
            <w:color w:val="000000"/>
            <w:sz w:val="27"/>
            <w:szCs w:val="27"/>
          </w:rPr>
          <w:t>select   [</w:t>
        </w:r>
        <w:proofErr w:type="spellStart"/>
        <w:r w:rsidRPr="000177FA">
          <w:rPr>
            <w:color w:val="000000"/>
            <w:sz w:val="27"/>
            <w:szCs w:val="27"/>
          </w:rPr>
          <w:t>dbo</w:t>
        </w:r>
        <w:proofErr w:type="spellEnd"/>
        <w:r w:rsidRPr="000177FA">
          <w:rPr>
            <w:color w:val="000000"/>
            <w:sz w:val="27"/>
            <w:szCs w:val="27"/>
          </w:rPr>
          <w:t>].[</w:t>
        </w:r>
        <w:proofErr w:type="spellStart"/>
        <w:r w:rsidRPr="000177FA">
          <w:rPr>
            <w:color w:val="000000"/>
            <w:sz w:val="27"/>
            <w:szCs w:val="27"/>
          </w:rPr>
          <w:t>fn_return_fi_fixMessage_gui</w:t>
        </w:r>
        <w:proofErr w:type="spellEnd"/>
        <w:r w:rsidRPr="000177FA">
          <w:rPr>
            <w:color w:val="000000"/>
            <w:sz w:val="27"/>
            <w:szCs w:val="27"/>
          </w:rPr>
          <w:t>](1586688)</w:t>
        </w:r>
      </w:ins>
    </w:p>
    <w:p w14:paraId="31A74ED4" w14:textId="2B170500" w:rsidR="000177FA" w:rsidRPr="00A91C25" w:rsidRDefault="000177FA" w:rsidP="001E3686">
      <w:pPr>
        <w:pStyle w:val="NormalWeb"/>
        <w:ind w:left="720" w:firstLine="720"/>
        <w:rPr>
          <w:color w:val="000000"/>
          <w:sz w:val="27"/>
          <w:szCs w:val="27"/>
        </w:rPr>
      </w:pPr>
    </w:p>
    <w:p w14:paraId="74768827" w14:textId="77777777" w:rsidR="007B03E7" w:rsidRPr="00A91C25" w:rsidRDefault="007B03E7" w:rsidP="007B03E7">
      <w:pPr>
        <w:pStyle w:val="NormalWeb"/>
        <w:rPr>
          <w:ins w:id="188" w:author="Wei Xiang" w:date="2024-05-14T10:05:00Z" w16du:dateUtc="2024-05-14T14:05:00Z"/>
          <w:color w:val="000000"/>
          <w:sz w:val="27"/>
          <w:szCs w:val="27"/>
        </w:rPr>
      </w:pPr>
      <w:r w:rsidRPr="00A91C25">
        <w:rPr>
          <w:color w:val="000000"/>
          <w:sz w:val="27"/>
          <w:szCs w:val="27"/>
        </w:rPr>
        <w:t>- Step 3: Same steps 3 through 5 in section 1</w:t>
      </w:r>
    </w:p>
    <w:p w14:paraId="2D2477B9" w14:textId="77777777" w:rsidR="00FC6766" w:rsidRPr="00A91C25" w:rsidRDefault="00FC6766" w:rsidP="007B03E7">
      <w:pPr>
        <w:pStyle w:val="NormalWeb"/>
        <w:rPr>
          <w:ins w:id="189" w:author="Wei Xiang" w:date="2024-05-14T10:05:00Z" w16du:dateUtc="2024-05-14T14:05:00Z"/>
          <w:color w:val="000000"/>
          <w:sz w:val="27"/>
          <w:szCs w:val="27"/>
        </w:rPr>
      </w:pPr>
    </w:p>
    <w:p w14:paraId="7DD2137B" w14:textId="6E2A2727" w:rsidR="00FC6766" w:rsidRPr="00A91C25" w:rsidRDefault="00FC6766" w:rsidP="007B03E7">
      <w:pPr>
        <w:pStyle w:val="NormalWeb"/>
        <w:rPr>
          <w:ins w:id="190" w:author="Wei Xiang" w:date="2024-05-17T11:56:00Z" w16du:dateUtc="2024-05-17T15:56:00Z"/>
          <w:color w:val="000000"/>
          <w:sz w:val="27"/>
          <w:szCs w:val="27"/>
        </w:rPr>
      </w:pPr>
      <w:ins w:id="191" w:author="Wei Xiang" w:date="2024-05-14T10:05:00Z" w16du:dateUtc="2024-05-14T14:05:00Z">
        <w:r w:rsidRPr="00A91C25">
          <w:rPr>
            <w:color w:val="000000"/>
            <w:sz w:val="27"/>
            <w:szCs w:val="27"/>
          </w:rPr>
          <w:t>Add a Trade from Client Portal</w:t>
        </w:r>
      </w:ins>
      <w:ins w:id="192" w:author="Wei Xiang" w:date="2024-05-14T10:06:00Z" w16du:dateUtc="2024-05-14T14:06:00Z">
        <w:r w:rsidRPr="00A91C25">
          <w:rPr>
            <w:color w:val="000000"/>
            <w:sz w:val="27"/>
            <w:szCs w:val="27"/>
          </w:rPr>
          <w:t>, and display</w:t>
        </w:r>
      </w:ins>
    </w:p>
    <w:p w14:paraId="456A2CCD" w14:textId="3E575684" w:rsidR="0010354D" w:rsidRPr="00A91C25" w:rsidRDefault="00C57105" w:rsidP="007B03E7">
      <w:pPr>
        <w:pStyle w:val="NormalWeb"/>
        <w:rPr>
          <w:ins w:id="193" w:author="Wei Xiang" w:date="2024-05-14T10:05:00Z" w16du:dateUtc="2024-05-14T14:05:00Z"/>
          <w:color w:val="000000"/>
          <w:sz w:val="27"/>
          <w:szCs w:val="27"/>
        </w:rPr>
      </w:pPr>
      <w:ins w:id="194" w:author="Wei Xiang" w:date="2024-05-17T11:56:00Z" w16du:dateUtc="2024-05-17T15:56:00Z">
        <w:r w:rsidRPr="00A91C25">
          <w:rPr>
            <w:sz w:val="27"/>
            <w:szCs w:val="27"/>
          </w:rPr>
          <w:object w:dxaOrig="1532" w:dyaOrig="991" w14:anchorId="7CDD24BC">
            <v:shape id="_x0000_i1026" type="#_x0000_t75" style="width:76.7pt;height:50.05pt" o:ole="">
              <v:imagedata r:id="rId8" o:title=""/>
            </v:shape>
            <o:OLEObject Type="Embed" ProgID="Package" ShapeID="_x0000_i1026" DrawAspect="Icon" ObjectID="_1793446415" r:id="rId9"/>
          </w:object>
        </w:r>
      </w:ins>
    </w:p>
    <w:p w14:paraId="176AFEC6" w14:textId="3C9DF2D2" w:rsidR="00FC6766" w:rsidRPr="00A91C25" w:rsidRDefault="004F1D7D" w:rsidP="007B03E7">
      <w:pPr>
        <w:pStyle w:val="NormalWeb"/>
        <w:rPr>
          <w:ins w:id="195" w:author="Wei Xiang" w:date="2024-05-14T10:29:00Z" w16du:dateUtc="2024-05-14T14:29:00Z"/>
          <w:color w:val="000000"/>
          <w:sz w:val="27"/>
          <w:szCs w:val="27"/>
        </w:rPr>
      </w:pPr>
      <w:ins w:id="196" w:author="Wei Xiang" w:date="2024-05-14T10:28:00Z" w16du:dateUtc="2024-05-14T14:28:00Z">
        <w:r w:rsidRPr="00A91C25">
          <w:rPr>
            <w:color w:val="000000"/>
            <w:sz w:val="27"/>
            <w:szCs w:val="27"/>
          </w:rPr>
          <w:t xml:space="preserve">Step1: add </w:t>
        </w:r>
      </w:ins>
      <w:ins w:id="197" w:author="Wei Xiang" w:date="2024-05-14T10:29:00Z" w16du:dateUtc="2024-05-14T14:29:00Z">
        <w:r w:rsidRPr="00A91C25">
          <w:rPr>
            <w:color w:val="000000"/>
            <w:sz w:val="27"/>
            <w:szCs w:val="27"/>
          </w:rPr>
          <w:t>a trade</w:t>
        </w:r>
      </w:ins>
    </w:p>
    <w:p w14:paraId="3CB90646" w14:textId="0BFFE77C" w:rsidR="004F1D7D" w:rsidRDefault="00531CCB" w:rsidP="007B03E7">
      <w:pPr>
        <w:pStyle w:val="NormalWeb"/>
        <w:rPr>
          <w:ins w:id="198" w:author="Wei Xiang" w:date="2024-05-14T10:38:00Z" w16du:dateUtc="2024-05-14T14:38:00Z"/>
          <w:color w:val="000000"/>
          <w:sz w:val="27"/>
          <w:szCs w:val="27"/>
        </w:rPr>
      </w:pPr>
      <w:ins w:id="199" w:author="Wei Xiang" w:date="2024-05-14T10:38:00Z" w16du:dateUtc="2024-05-14T14:38:00Z">
        <w:r w:rsidRPr="00531CCB">
          <w:rPr>
            <w:noProof/>
            <w:color w:val="000000"/>
            <w:sz w:val="27"/>
            <w:szCs w:val="27"/>
          </w:rPr>
          <w:drawing>
            <wp:inline distT="0" distB="0" distL="0" distR="0" wp14:anchorId="73603339" wp14:editId="428C4A20">
              <wp:extent cx="5943600" cy="3444875"/>
              <wp:effectExtent l="0" t="0" r="0" b="3175"/>
              <wp:docPr id="835141633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35141633" name="Picture 1" descr="A screenshot of a computer&#10;&#10;Description automatically generated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4448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3822411" w14:textId="0BABE1C4" w:rsidR="00531CCB" w:rsidRDefault="008B7B51" w:rsidP="007B03E7">
      <w:pPr>
        <w:pStyle w:val="NormalWeb"/>
        <w:rPr>
          <w:ins w:id="200" w:author="Wei Xiang" w:date="2024-05-14T10:42:00Z" w16du:dateUtc="2024-05-14T14:42:00Z"/>
          <w:color w:val="000000"/>
          <w:sz w:val="27"/>
          <w:szCs w:val="27"/>
        </w:rPr>
      </w:pPr>
      <w:ins w:id="201" w:author="Wei Xiang" w:date="2024-05-14T10:42:00Z" w16du:dateUtc="2024-05-14T14:42:00Z">
        <w:r>
          <w:rPr>
            <w:color w:val="000000"/>
            <w:sz w:val="27"/>
            <w:szCs w:val="27"/>
          </w:rPr>
          <w:lastRenderedPageBreak/>
          <w:t>Step2: search the trade just added.</w:t>
        </w:r>
      </w:ins>
    </w:p>
    <w:p w14:paraId="2B2CF96C" w14:textId="4B4491D4" w:rsidR="008B7B51" w:rsidRDefault="008B7B51" w:rsidP="007B03E7">
      <w:pPr>
        <w:pStyle w:val="NormalWeb"/>
        <w:rPr>
          <w:ins w:id="202" w:author="Wei Xiang" w:date="2024-05-14T10:38:00Z" w16du:dateUtc="2024-05-14T14:38:00Z"/>
          <w:color w:val="000000"/>
          <w:sz w:val="27"/>
          <w:szCs w:val="27"/>
        </w:rPr>
      </w:pPr>
      <w:ins w:id="203" w:author="Wei Xiang" w:date="2024-05-14T10:42:00Z" w16du:dateUtc="2024-05-14T14:42:00Z">
        <w:r w:rsidRPr="008B7B51">
          <w:rPr>
            <w:noProof/>
            <w:color w:val="000000"/>
            <w:sz w:val="27"/>
            <w:szCs w:val="27"/>
          </w:rPr>
          <w:drawing>
            <wp:inline distT="0" distB="0" distL="0" distR="0" wp14:anchorId="209B4A49" wp14:editId="5F359ECA">
              <wp:extent cx="5943600" cy="3057525"/>
              <wp:effectExtent l="0" t="0" r="0" b="9525"/>
              <wp:docPr id="1995346649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95346649" name="Picture 1" descr="A screenshot of a computer&#10;&#10;Description automatically generated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057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F7C30B7" w14:textId="7B8D5DBF" w:rsidR="00531CCB" w:rsidRDefault="00914EC4" w:rsidP="007B03E7">
      <w:pPr>
        <w:pStyle w:val="NormalWeb"/>
        <w:rPr>
          <w:ins w:id="204" w:author="Wei Xiang" w:date="2024-05-14T11:15:00Z" w16du:dateUtc="2024-05-14T15:15:00Z"/>
          <w:color w:val="000000"/>
          <w:sz w:val="27"/>
          <w:szCs w:val="27"/>
        </w:rPr>
      </w:pPr>
      <w:ins w:id="205" w:author="Wei Xiang" w:date="2024-05-14T11:07:00Z" w16du:dateUtc="2024-05-14T15:07:00Z">
        <w:r w:rsidRPr="00914EC4">
          <w:rPr>
            <w:noProof/>
            <w:color w:val="000000"/>
            <w:sz w:val="27"/>
            <w:szCs w:val="27"/>
          </w:rPr>
          <w:drawing>
            <wp:inline distT="0" distB="0" distL="0" distR="0" wp14:anchorId="79526909" wp14:editId="74683948">
              <wp:extent cx="5943600" cy="685165"/>
              <wp:effectExtent l="0" t="0" r="0" b="635"/>
              <wp:docPr id="1689731013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89731013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6851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A246B24" w14:textId="77777777" w:rsidR="00914EC4" w:rsidRDefault="00914EC4" w:rsidP="007B03E7">
      <w:pPr>
        <w:pStyle w:val="NormalWeb"/>
        <w:rPr>
          <w:ins w:id="206" w:author="Wei Xiang" w:date="2024-05-14T11:15:00Z" w16du:dateUtc="2024-05-14T15:15:00Z"/>
          <w:color w:val="000000"/>
          <w:sz w:val="27"/>
          <w:szCs w:val="27"/>
        </w:rPr>
      </w:pPr>
    </w:p>
    <w:p w14:paraId="19DAE46F" w14:textId="0EA29800" w:rsidR="00914EC4" w:rsidRDefault="00914EC4" w:rsidP="007B03E7">
      <w:pPr>
        <w:pStyle w:val="NormalWeb"/>
        <w:rPr>
          <w:ins w:id="207" w:author="Wei Xiang" w:date="2024-05-14T10:38:00Z" w16du:dateUtc="2024-05-14T14:38:00Z"/>
          <w:color w:val="000000"/>
          <w:sz w:val="27"/>
          <w:szCs w:val="27"/>
        </w:rPr>
      </w:pPr>
      <w:ins w:id="208" w:author="Wei Xiang" w:date="2024-05-14T11:15:00Z" w16du:dateUtc="2024-05-14T15:15:00Z">
        <w:r w:rsidRPr="00914EC4">
          <w:rPr>
            <w:noProof/>
            <w:color w:val="000000"/>
            <w:sz w:val="27"/>
            <w:szCs w:val="27"/>
          </w:rPr>
          <w:drawing>
            <wp:inline distT="0" distB="0" distL="0" distR="0" wp14:anchorId="0EADF106" wp14:editId="1CCDE49C">
              <wp:extent cx="5943600" cy="489585"/>
              <wp:effectExtent l="0" t="0" r="0" b="5715"/>
              <wp:docPr id="153970989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3970989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895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AAE3A71" w14:textId="3CF344E6" w:rsidR="00531CCB" w:rsidRDefault="00553C50" w:rsidP="007B03E7">
      <w:pPr>
        <w:pStyle w:val="NormalWeb"/>
        <w:rPr>
          <w:ins w:id="209" w:author="Wei Xiang" w:date="2024-05-14T10:38:00Z" w16du:dateUtc="2024-05-14T14:38:00Z"/>
          <w:color w:val="000000"/>
          <w:sz w:val="27"/>
          <w:szCs w:val="27"/>
        </w:rPr>
      </w:pPr>
      <w:ins w:id="210" w:author="Wei Xiang" w:date="2024-05-14T11:24:00Z" w16du:dateUtc="2024-05-14T15:24:00Z">
        <w:r w:rsidRPr="00553C50">
          <w:rPr>
            <w:noProof/>
            <w:color w:val="000000"/>
            <w:sz w:val="27"/>
            <w:szCs w:val="27"/>
          </w:rPr>
          <w:drawing>
            <wp:inline distT="0" distB="0" distL="0" distR="0" wp14:anchorId="5BA6F7C1" wp14:editId="47A23BFF">
              <wp:extent cx="5943600" cy="325120"/>
              <wp:effectExtent l="0" t="0" r="0" b="0"/>
              <wp:docPr id="78400170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8400170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251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1C2E11C" w14:textId="67579451" w:rsidR="00531CCB" w:rsidRDefault="00A91C25" w:rsidP="007B03E7">
      <w:pPr>
        <w:pStyle w:val="NormalWeb"/>
        <w:rPr>
          <w:ins w:id="211" w:author="Wei Xiang" w:date="2024-06-06T11:11:00Z" w16du:dateUtc="2024-06-06T15:11:00Z"/>
          <w:color w:val="000000"/>
          <w:sz w:val="27"/>
          <w:szCs w:val="27"/>
        </w:rPr>
      </w:pPr>
      <w:ins w:id="212" w:author="Wei Xiang" w:date="2024-06-06T11:11:00Z" w16du:dateUtc="2024-06-06T15:11:00Z">
        <w:r>
          <w:rPr>
            <w:color w:val="000000"/>
            <w:sz w:val="27"/>
            <w:szCs w:val="27"/>
          </w:rPr>
          <w:t>Troubleshooting</w:t>
        </w:r>
      </w:ins>
    </w:p>
    <w:p w14:paraId="19AE6778" w14:textId="5CB78B99" w:rsidR="00A91C25" w:rsidRPr="00A91C25" w:rsidRDefault="00A91C25" w:rsidP="00A91C25">
      <w:pPr>
        <w:pStyle w:val="NormalWeb"/>
        <w:rPr>
          <w:ins w:id="213" w:author="Wei Xiang" w:date="2024-06-06T11:12:00Z" w16du:dateUtc="2024-06-06T15:12:00Z"/>
          <w:color w:val="000000"/>
          <w:sz w:val="27"/>
          <w:szCs w:val="27"/>
        </w:rPr>
      </w:pPr>
      <w:ins w:id="214" w:author="Wei Xiang" w:date="2024-06-06T11:12:00Z" w16du:dateUtc="2024-06-06T15:12:00Z">
        <w:r w:rsidRPr="00A91C25">
          <w:rPr>
            <w:color w:val="000000"/>
            <w:sz w:val="27"/>
            <w:szCs w:val="27"/>
          </w:rPr>
          <w:t>Portal: 1.Security not found</w:t>
        </w:r>
        <w:r>
          <w:rPr>
            <w:color w:val="000000"/>
            <w:sz w:val="27"/>
            <w:szCs w:val="27"/>
          </w:rPr>
          <w:t>:</w:t>
        </w:r>
        <w:r w:rsidRPr="00A91C25">
          <w:t xml:space="preserve"> </w:t>
        </w:r>
        <w:r w:rsidRPr="00A91C25">
          <w:rPr>
            <w:color w:val="000000"/>
            <w:sz w:val="27"/>
            <w:szCs w:val="27"/>
          </w:rPr>
          <w:t>Use 9128% like as  security ID</w:t>
        </w:r>
      </w:ins>
    </w:p>
    <w:p w14:paraId="52C4380A" w14:textId="56E64D4C" w:rsidR="00A91C25" w:rsidRPr="00A91C25" w:rsidRDefault="00A91C25" w:rsidP="00A91C25">
      <w:pPr>
        <w:pStyle w:val="NormalWeb"/>
        <w:rPr>
          <w:ins w:id="215" w:author="Wei Xiang" w:date="2024-06-06T11:12:00Z" w16du:dateUtc="2024-06-06T15:12:00Z"/>
          <w:color w:val="000000"/>
          <w:sz w:val="27"/>
          <w:szCs w:val="27"/>
        </w:rPr>
      </w:pPr>
      <w:ins w:id="216" w:author="Wei Xiang" w:date="2024-06-06T11:12:00Z" w16du:dateUtc="2024-06-06T15:12:00Z">
        <w:r w:rsidRPr="00A91C25">
          <w:rPr>
            <w:color w:val="000000"/>
            <w:sz w:val="27"/>
            <w:szCs w:val="27"/>
          </w:rPr>
          <w:t xml:space="preserve">             2.Status = Reject</w:t>
        </w:r>
      </w:ins>
      <w:ins w:id="217" w:author="Wei Xiang" w:date="2024-06-06T11:13:00Z" w16du:dateUtc="2024-06-06T15:13:00Z">
        <w:r w:rsidR="00BD6074">
          <w:rPr>
            <w:color w:val="000000"/>
            <w:sz w:val="27"/>
            <w:szCs w:val="27"/>
          </w:rPr>
          <w:t xml:space="preserve"> means there is an issue. </w:t>
        </w:r>
      </w:ins>
    </w:p>
    <w:p w14:paraId="4EB0E81E" w14:textId="4CA6C27B" w:rsidR="00A91C25" w:rsidRDefault="00A91C25" w:rsidP="00A91C25">
      <w:pPr>
        <w:pStyle w:val="NormalWeb"/>
        <w:rPr>
          <w:ins w:id="218" w:author="Wei Xiang" w:date="2024-06-06T11:13:00Z" w16du:dateUtc="2024-06-06T15:13:00Z"/>
          <w:color w:val="000000"/>
          <w:sz w:val="27"/>
          <w:szCs w:val="27"/>
        </w:rPr>
      </w:pPr>
      <w:ins w:id="219" w:author="Wei Xiang" w:date="2024-06-06T11:12:00Z" w16du:dateUtc="2024-06-06T15:12:00Z">
        <w:r w:rsidRPr="00A91C25">
          <w:rPr>
            <w:color w:val="000000"/>
            <w:sz w:val="27"/>
            <w:szCs w:val="27"/>
          </w:rPr>
          <w:t xml:space="preserve">             3. </w:t>
        </w:r>
        <w:proofErr w:type="spellStart"/>
        <w:r w:rsidRPr="00A91C25">
          <w:rPr>
            <w:color w:val="000000"/>
            <w:sz w:val="27"/>
            <w:szCs w:val="27"/>
          </w:rPr>
          <w:t>ExecID</w:t>
        </w:r>
        <w:proofErr w:type="spellEnd"/>
        <w:r w:rsidRPr="00A91C25">
          <w:rPr>
            <w:color w:val="000000"/>
            <w:sz w:val="27"/>
            <w:szCs w:val="27"/>
          </w:rPr>
          <w:t xml:space="preserve"> is empty, how to test on full cycle?</w:t>
        </w:r>
      </w:ins>
    </w:p>
    <w:p w14:paraId="233CBB05" w14:textId="040FB346" w:rsidR="00A91C25" w:rsidRDefault="00A91C25" w:rsidP="00A91C25">
      <w:pPr>
        <w:pStyle w:val="NormalWeb"/>
        <w:rPr>
          <w:ins w:id="220" w:author="Wei Xiang" w:date="2024-06-06T11:13:00Z" w16du:dateUtc="2024-06-06T15:13:00Z"/>
          <w:color w:val="000000"/>
          <w:sz w:val="27"/>
          <w:szCs w:val="27"/>
        </w:rPr>
      </w:pPr>
      <w:ins w:id="221" w:author="Wei Xiang" w:date="2024-06-06T11:13:00Z" w16du:dateUtc="2024-06-06T15:13:00Z">
        <w:r>
          <w:rPr>
            <w:color w:val="000000"/>
            <w:sz w:val="27"/>
            <w:szCs w:val="27"/>
          </w:rPr>
          <w:tab/>
        </w:r>
        <w:r>
          <w:rPr>
            <w:color w:val="000000"/>
            <w:sz w:val="27"/>
            <w:szCs w:val="27"/>
          </w:rPr>
          <w:tab/>
          <w:t>Repo the trade.</w:t>
        </w:r>
      </w:ins>
    </w:p>
    <w:p w14:paraId="0E2BF658" w14:textId="77777777" w:rsidR="00A91C25" w:rsidRDefault="00A91C25" w:rsidP="00A91C25">
      <w:pPr>
        <w:pStyle w:val="NormalWeb"/>
        <w:rPr>
          <w:color w:val="000000"/>
          <w:sz w:val="27"/>
          <w:szCs w:val="27"/>
        </w:rPr>
      </w:pPr>
    </w:p>
    <w:p w14:paraId="0252471E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3- GEMS ACK/NACK Process</w:t>
      </w:r>
    </w:p>
    <w:p w14:paraId="297F029F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Step 1: Once GEMS receives trade message from GEMS FIX Server 10.1.10.6, it returns ACK or NACK message as a confirmation. The ACK message indicates that the trade is booked successfully and the NACK message indicates that an error occurred when booking the trade.</w:t>
      </w:r>
    </w:p>
    <w:p w14:paraId="08945480" w14:textId="77777777" w:rsidR="007B03E7" w:rsidRDefault="007B03E7" w:rsidP="007B03E7">
      <w:pPr>
        <w:pStyle w:val="NormalWeb"/>
        <w:rPr>
          <w:ins w:id="222" w:author="Wei Xiang" w:date="2024-05-20T16:02:00Z" w16du:dateUtc="2024-05-20T20:02:00Z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Step 2: </w:t>
      </w:r>
      <w:proofErr w:type="spellStart"/>
      <w:r>
        <w:rPr>
          <w:color w:val="000000"/>
          <w:sz w:val="27"/>
          <w:szCs w:val="27"/>
        </w:rPr>
        <w:t>Raisul’s</w:t>
      </w:r>
      <w:proofErr w:type="spellEnd"/>
      <w:r>
        <w:rPr>
          <w:color w:val="000000"/>
          <w:sz w:val="27"/>
          <w:szCs w:val="27"/>
        </w:rPr>
        <w:t xml:space="preserve"> FIX session puts the ACK/NACK message in the MSMQ and the SQL Agent Job </w:t>
      </w:r>
      <w:proofErr w:type="spellStart"/>
      <w:r>
        <w:rPr>
          <w:color w:val="000000"/>
          <w:sz w:val="27"/>
          <w:szCs w:val="27"/>
        </w:rPr>
        <w:t>load_gems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acknackmessage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usingSSISpackage</w:t>
      </w:r>
      <w:proofErr w:type="spellEnd"/>
      <w:r>
        <w:rPr>
          <w:color w:val="000000"/>
          <w:sz w:val="27"/>
          <w:szCs w:val="27"/>
        </w:rPr>
        <w:t xml:space="preserve"> in server 10.1.10.15 loads the data into the </w:t>
      </w:r>
      <w:proofErr w:type="spellStart"/>
      <w:r>
        <w:rPr>
          <w:color w:val="000000"/>
          <w:sz w:val="27"/>
          <w:szCs w:val="27"/>
        </w:rPr>
        <w:t>tradeloadstaging.dbo.gems_acknack</w:t>
      </w:r>
      <w:proofErr w:type="spellEnd"/>
      <w:r>
        <w:rPr>
          <w:color w:val="000000"/>
          <w:sz w:val="27"/>
          <w:szCs w:val="27"/>
        </w:rPr>
        <w:t xml:space="preserve"> table.</w:t>
      </w:r>
    </w:p>
    <w:p w14:paraId="0EF6D185" w14:textId="6A1ECF8F" w:rsidR="0090204B" w:rsidRDefault="0090204B" w:rsidP="007B03E7">
      <w:pPr>
        <w:pStyle w:val="NormalWeb"/>
        <w:rPr>
          <w:ins w:id="223" w:author="Wei Xiang" w:date="2024-05-20T16:14:00Z" w16du:dateUtc="2024-05-20T20:14:00Z"/>
          <w:color w:val="000000"/>
          <w:sz w:val="27"/>
          <w:szCs w:val="27"/>
        </w:rPr>
      </w:pPr>
      <w:ins w:id="224" w:author="Wei Xiang" w:date="2024-05-20T16:02:00Z" w16du:dateUtc="2024-05-20T20:02:00Z">
        <w:r>
          <w:rPr>
            <w:color w:val="000000"/>
            <w:sz w:val="27"/>
            <w:szCs w:val="27"/>
          </w:rPr>
          <w:t>Stored procedure:</w:t>
        </w:r>
        <w:r w:rsidRPr="0090204B">
          <w:t xml:space="preserve"> </w:t>
        </w:r>
        <w:proofErr w:type="spellStart"/>
        <w:r w:rsidRPr="0090204B">
          <w:rPr>
            <w:color w:val="000000"/>
            <w:sz w:val="27"/>
            <w:szCs w:val="27"/>
          </w:rPr>
          <w:t>GetFixackNackMessage_from_stage</w:t>
        </w:r>
      </w:ins>
      <w:proofErr w:type="spellEnd"/>
    </w:p>
    <w:p w14:paraId="735CB039" w14:textId="6446C9D1" w:rsidR="0088713E" w:rsidRDefault="0088713E" w:rsidP="007B03E7">
      <w:pPr>
        <w:pStyle w:val="NormalWeb"/>
        <w:rPr>
          <w:ins w:id="225" w:author="Wei Xiang" w:date="2024-05-20T16:14:00Z" w16du:dateUtc="2024-05-20T20:14:00Z"/>
          <w:rFonts w:eastAsiaTheme="minorEastAsia"/>
          <w:color w:val="000000"/>
          <w:sz w:val="27"/>
          <w:szCs w:val="27"/>
        </w:rPr>
      </w:pPr>
      <w:ins w:id="226" w:author="Wei Xiang" w:date="2024-05-20T16:14:00Z" w16du:dateUtc="2024-05-20T20:14:00Z">
        <w:r w:rsidRPr="0088713E">
          <w:rPr>
            <w:rFonts w:eastAsiaTheme="minorEastAsia"/>
            <w:color w:val="000000"/>
            <w:sz w:val="27"/>
            <w:szCs w:val="27"/>
          </w:rPr>
          <w:t>select * from [</w:t>
        </w:r>
        <w:proofErr w:type="spellStart"/>
        <w:r w:rsidRPr="0088713E">
          <w:rPr>
            <w:rFonts w:eastAsiaTheme="minorEastAsia"/>
            <w:color w:val="000000"/>
            <w:sz w:val="27"/>
            <w:szCs w:val="27"/>
          </w:rPr>
          <w:t>dbo</w:t>
        </w:r>
        <w:proofErr w:type="spellEnd"/>
        <w:r w:rsidRPr="0088713E">
          <w:rPr>
            <w:rFonts w:eastAsiaTheme="minorEastAsia"/>
            <w:color w:val="000000"/>
            <w:sz w:val="27"/>
            <w:szCs w:val="27"/>
          </w:rPr>
          <w:t>].</w:t>
        </w:r>
        <w:proofErr w:type="spellStart"/>
        <w:r w:rsidRPr="0088713E">
          <w:rPr>
            <w:rFonts w:eastAsiaTheme="minorEastAsia"/>
            <w:color w:val="000000"/>
            <w:sz w:val="27"/>
            <w:szCs w:val="27"/>
          </w:rPr>
          <w:t>GemsAckNACK</w:t>
        </w:r>
        <w:proofErr w:type="spellEnd"/>
        <w:r w:rsidRPr="0088713E">
          <w:rPr>
            <w:rFonts w:eastAsiaTheme="minorEastAsia"/>
            <w:color w:val="000000"/>
            <w:sz w:val="27"/>
            <w:szCs w:val="27"/>
          </w:rPr>
          <w:t xml:space="preserve">  </w:t>
        </w:r>
      </w:ins>
    </w:p>
    <w:p w14:paraId="39A57926" w14:textId="3E92EB00" w:rsidR="0088713E" w:rsidRDefault="006274D4" w:rsidP="007B03E7">
      <w:pPr>
        <w:pStyle w:val="NormalWeb"/>
        <w:rPr>
          <w:ins w:id="227" w:author="Wei Xiang" w:date="2024-05-10T12:44:00Z" w16du:dateUtc="2024-05-10T16:44:00Z"/>
          <w:rFonts w:eastAsiaTheme="minorEastAsia"/>
          <w:color w:val="000000"/>
          <w:sz w:val="27"/>
          <w:szCs w:val="27"/>
        </w:rPr>
      </w:pPr>
      <w:ins w:id="228" w:author="Wei Xiang" w:date="2024-05-20T16:15:00Z" w16du:dateUtc="2024-05-20T20:15:00Z">
        <w:r w:rsidRPr="006274D4">
          <w:rPr>
            <w:rFonts w:eastAsiaTheme="minorEastAsia"/>
            <w:color w:val="000000"/>
            <w:sz w:val="27"/>
            <w:szCs w:val="27"/>
          </w:rPr>
          <w:t xml:space="preserve">select distinct </w:t>
        </w:r>
        <w:proofErr w:type="spellStart"/>
        <w:r w:rsidRPr="006274D4">
          <w:rPr>
            <w:rFonts w:eastAsiaTheme="minorEastAsia"/>
            <w:color w:val="000000"/>
            <w:sz w:val="27"/>
            <w:szCs w:val="27"/>
          </w:rPr>
          <w:t>messageprocessstatus</w:t>
        </w:r>
        <w:proofErr w:type="spellEnd"/>
        <w:r w:rsidRPr="006274D4">
          <w:rPr>
            <w:rFonts w:eastAsiaTheme="minorEastAsia"/>
            <w:color w:val="000000"/>
            <w:sz w:val="27"/>
            <w:szCs w:val="27"/>
          </w:rPr>
          <w:t xml:space="preserve"> from   </w:t>
        </w:r>
        <w:proofErr w:type="spellStart"/>
        <w:r w:rsidRPr="006274D4">
          <w:rPr>
            <w:rFonts w:eastAsiaTheme="minorEastAsia"/>
            <w:color w:val="000000"/>
            <w:sz w:val="27"/>
            <w:szCs w:val="27"/>
          </w:rPr>
          <w:t>dbo.vw_gems_acknack_from_stage</w:t>
        </w:r>
      </w:ins>
      <w:proofErr w:type="spellEnd"/>
    </w:p>
    <w:p w14:paraId="686E8DF0" w14:textId="77777777" w:rsidR="00071017" w:rsidRDefault="00F36447" w:rsidP="00F36447">
      <w:pPr>
        <w:pStyle w:val="commentcontentpara"/>
        <w:spacing w:before="0" w:beforeAutospacing="0" w:after="0" w:afterAutospacing="0"/>
        <w:rPr>
          <w:ins w:id="229" w:author="Wei Xiang" w:date="2024-05-10T13:44:00Z" w16du:dateUtc="2024-05-10T17:44:00Z"/>
        </w:rPr>
      </w:pPr>
      <w:ins w:id="230" w:author="Wei Xiang" w:date="2024-05-10T12:44:00Z" w16du:dateUtc="2024-05-10T16:44:00Z">
        <w:r>
          <w:rPr>
            <w:rFonts w:eastAsiaTheme="minorEastAsia"/>
            <w:color w:val="000000"/>
            <w:sz w:val="27"/>
            <w:szCs w:val="27"/>
          </w:rPr>
          <w:t>Note:</w:t>
        </w:r>
        <w:r w:rsidRPr="00F36447">
          <w:t xml:space="preserve"> </w:t>
        </w:r>
      </w:ins>
    </w:p>
    <w:p w14:paraId="6481295A" w14:textId="0C20FBF5" w:rsidR="00F36447" w:rsidRDefault="00F36447" w:rsidP="00B35908">
      <w:pPr>
        <w:pStyle w:val="commentcontentpara"/>
        <w:numPr>
          <w:ilvl w:val="0"/>
          <w:numId w:val="1"/>
        </w:numPr>
        <w:spacing w:before="0" w:beforeAutospacing="0" w:after="0" w:afterAutospacing="0"/>
        <w:rPr>
          <w:ins w:id="231" w:author="Wei Xiang" w:date="2024-05-10T13:40:00Z" w16du:dateUtc="2024-05-10T17:40:00Z"/>
        </w:rPr>
      </w:pPr>
      <w:ins w:id="232" w:author="Wei Xiang" w:date="2024-05-10T12:44:00Z" w16du:dateUtc="2024-05-10T16:44:00Z">
        <w:r>
          <w:t>To cross check wit</w:t>
        </w:r>
      </w:ins>
      <w:ins w:id="233" w:author="Wei Xiang" w:date="2024-05-10T12:45:00Z" w16du:dateUtc="2024-05-10T16:45:00Z">
        <w:r>
          <w:t xml:space="preserve">h the trades, </w:t>
        </w:r>
      </w:ins>
      <w:ins w:id="234" w:author="Wei Xiang" w:date="2024-05-10T12:50:00Z" w16du:dateUtc="2024-05-10T16:50:00Z">
        <w:r w:rsidR="00920DAD">
          <w:t>link</w:t>
        </w:r>
      </w:ins>
      <w:ins w:id="235" w:author="Wei Xiang" w:date="2024-05-10T12:45:00Z" w16du:dateUtc="2024-05-10T16:45:00Z">
        <w:r>
          <w:t xml:space="preserve"> </w:t>
        </w:r>
      </w:ins>
      <w:ins w:id="236" w:author="Wei Xiang" w:date="2024-05-10T12:44:00Z" w16du:dateUtc="2024-05-10T16:44:00Z">
        <w:r>
          <w:t xml:space="preserve">gems ack </w:t>
        </w:r>
        <w:proofErr w:type="spellStart"/>
        <w:r>
          <w:t>nack</w:t>
        </w:r>
        <w:proofErr w:type="spellEnd"/>
        <w:r>
          <w:t xml:space="preserve"> column Exec ID with table column </w:t>
        </w:r>
        <w:proofErr w:type="spellStart"/>
        <w:r>
          <w:t>Source_BRID</w:t>
        </w:r>
        <w:proofErr w:type="spellEnd"/>
        <w:r>
          <w:t xml:space="preserve"> </w:t>
        </w:r>
      </w:ins>
      <w:ins w:id="237" w:author="Wei Xiang" w:date="2024-05-10T12:49:00Z" w16du:dateUtc="2024-05-10T16:49:00Z">
        <w:r>
          <w:t xml:space="preserve">to </w:t>
        </w:r>
      </w:ins>
      <w:ins w:id="238" w:author="Wei Xiang" w:date="2024-05-10T12:44:00Z" w16du:dateUtc="2024-05-10T16:44:00Z">
        <w:r>
          <w:t>join check the process status column</w:t>
        </w:r>
      </w:ins>
      <w:ins w:id="239" w:author="Wei Xiang" w:date="2024-05-10T13:40:00Z" w16du:dateUtc="2024-05-10T17:40:00Z">
        <w:r w:rsidR="00071017">
          <w:t>.</w:t>
        </w:r>
      </w:ins>
    </w:p>
    <w:p w14:paraId="222E3AFD" w14:textId="77777777" w:rsidR="00071017" w:rsidRDefault="00071017" w:rsidP="00B35908">
      <w:pPr>
        <w:pStyle w:val="commentcontentpara"/>
        <w:numPr>
          <w:ilvl w:val="0"/>
          <w:numId w:val="1"/>
        </w:numPr>
        <w:spacing w:after="0"/>
        <w:rPr>
          <w:ins w:id="240" w:author="Wei Xiang" w:date="2024-05-10T13:44:00Z" w16du:dateUtc="2024-05-10T17:44:00Z"/>
        </w:rPr>
      </w:pPr>
      <w:ins w:id="241" w:author="Wei Xiang" w:date="2024-05-10T13:43:00Z" w16du:dateUtc="2024-05-10T17:43:00Z">
        <w:r>
          <w:t xml:space="preserve">Column </w:t>
        </w:r>
      </w:ins>
      <w:proofErr w:type="spellStart"/>
      <w:ins w:id="242" w:author="Wei Xiang" w:date="2024-05-10T13:40:00Z" w16du:dateUtc="2024-05-10T17:40:00Z">
        <w:r>
          <w:t>OrderStatus</w:t>
        </w:r>
      </w:ins>
      <w:proofErr w:type="spellEnd"/>
      <w:ins w:id="243" w:author="Wei Xiang" w:date="2024-05-10T13:43:00Z" w16du:dateUtc="2024-05-10T17:43:00Z">
        <w:r>
          <w:t xml:space="preserve"> </w:t>
        </w:r>
        <w:proofErr w:type="spellStart"/>
        <w:r>
          <w:t>categorlize</w:t>
        </w:r>
        <w:proofErr w:type="spellEnd"/>
        <w:r>
          <w:t xml:space="preserve"> the </w:t>
        </w:r>
      </w:ins>
      <w:ins w:id="244" w:author="Wei Xiang" w:date="2024-05-10T13:44:00Z" w16du:dateUtc="2024-05-10T17:44:00Z">
        <w:r>
          <w:t xml:space="preserve">status of trade. </w:t>
        </w:r>
      </w:ins>
    </w:p>
    <w:p w14:paraId="5322AF0A" w14:textId="77777777" w:rsidR="00071017" w:rsidRDefault="00071017" w:rsidP="00B35908">
      <w:pPr>
        <w:pStyle w:val="commentcontentpara"/>
        <w:numPr>
          <w:ilvl w:val="0"/>
          <w:numId w:val="2"/>
        </w:numPr>
        <w:spacing w:after="0"/>
        <w:rPr>
          <w:ins w:id="245" w:author="Wei Xiang" w:date="2024-05-10T13:44:00Z" w16du:dateUtc="2024-05-10T17:44:00Z"/>
        </w:rPr>
      </w:pPr>
      <w:ins w:id="246" w:author="Wei Xiang" w:date="2024-05-10T13:43:00Z" w16du:dateUtc="2024-05-10T17:43:00Z">
        <w:r>
          <w:t xml:space="preserve">New </w:t>
        </w:r>
      </w:ins>
    </w:p>
    <w:p w14:paraId="317F440F" w14:textId="6D9A4A56" w:rsidR="00071017" w:rsidRPr="00F36447" w:rsidRDefault="00071017" w:rsidP="005F6232">
      <w:pPr>
        <w:pStyle w:val="commentcontentpara"/>
        <w:numPr>
          <w:ilvl w:val="0"/>
          <w:numId w:val="2"/>
        </w:numPr>
        <w:spacing w:after="0"/>
      </w:pPr>
      <w:ins w:id="247" w:author="Wei Xiang" w:date="2024-05-10T13:43:00Z" w16du:dateUtc="2024-05-10T17:43:00Z">
        <w:r>
          <w:t>Rejected</w:t>
        </w:r>
      </w:ins>
    </w:p>
    <w:p w14:paraId="3D7A6899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4- Data Load into DW Database and Display on Client Portal</w:t>
      </w:r>
    </w:p>
    <w:p w14:paraId="1C0B94F8" w14:textId="1235A08B" w:rsidR="007B03E7" w:rsidRDefault="007B03E7" w:rsidP="007B03E7">
      <w:pPr>
        <w:pStyle w:val="NormalWeb"/>
        <w:rPr>
          <w:ins w:id="248" w:author="Wei Xiang" w:date="2024-05-16T11:16:00Z" w16du:dateUtc="2024-05-16T15:16:00Z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The SQL Job </w:t>
      </w:r>
      <w:proofErr w:type="spellStart"/>
      <w:ins w:id="249" w:author="Wei Xiang" w:date="2024-05-10T13:48:00Z" w16du:dateUtc="2024-05-10T17:48:00Z">
        <w:r w:rsidR="00C938F7">
          <w:rPr>
            <w:color w:val="000000"/>
            <w:sz w:val="27"/>
            <w:szCs w:val="27"/>
          </w:rPr>
          <w:t>TradeFeed_Load</w:t>
        </w:r>
      </w:ins>
      <w:proofErr w:type="spellEnd"/>
      <w:del w:id="250" w:author="Wei Xiang" w:date="2024-05-10T13:48:00Z" w16du:dateUtc="2024-05-10T17:48:00Z">
        <w:r w:rsidDel="00C938F7">
          <w:rPr>
            <w:color w:val="000000"/>
            <w:sz w:val="27"/>
            <w:szCs w:val="27"/>
          </w:rPr>
          <w:delText>Load Trade Feed</w:delText>
        </w:r>
      </w:del>
      <w:r>
        <w:rPr>
          <w:color w:val="000000"/>
          <w:sz w:val="27"/>
          <w:szCs w:val="27"/>
        </w:rPr>
        <w:t xml:space="preserve"> in DW Database (server 10.1.10.13) runs every 1 minute to load trade and ACK/NACK data from the Staging Database (server 10.1.10.15) into the DW Database as described below.</w:t>
      </w:r>
    </w:p>
    <w:p w14:paraId="1E25B426" w14:textId="784263CC" w:rsidR="00385404" w:rsidRDefault="00385404" w:rsidP="007B03E7">
      <w:pPr>
        <w:pStyle w:val="NormalWeb"/>
        <w:rPr>
          <w:ins w:id="251" w:author="Wei Xiang" w:date="2024-05-16T11:17:00Z" w16du:dateUtc="2024-05-16T15:17:00Z"/>
          <w:color w:val="000000"/>
          <w:sz w:val="27"/>
          <w:szCs w:val="27"/>
        </w:rPr>
      </w:pPr>
      <w:ins w:id="252" w:author="Wei Xiang" w:date="2024-05-16T11:16:00Z" w16du:dateUtc="2024-05-16T15:16:00Z">
        <w:r>
          <w:rPr>
            <w:color w:val="000000"/>
            <w:sz w:val="27"/>
            <w:szCs w:val="27"/>
          </w:rPr>
          <w:t xml:space="preserve">Stored </w:t>
        </w:r>
        <w:r w:rsidRPr="00385404">
          <w:rPr>
            <w:color w:val="000000"/>
            <w:sz w:val="27"/>
            <w:szCs w:val="27"/>
          </w:rPr>
          <w:t xml:space="preserve">proc </w:t>
        </w:r>
      </w:ins>
      <w:ins w:id="253" w:author="Wei Xiang" w:date="2024-06-07T17:20:00Z" w16du:dateUtc="2024-06-07T21:20:00Z">
        <w:r w:rsidR="00024F15" w:rsidRPr="00024F15">
          <w:rPr>
            <w:color w:val="000000"/>
            <w:sz w:val="27"/>
            <w:szCs w:val="27"/>
          </w:rPr>
          <w:t>ICBCFSAPPDB</w:t>
        </w:r>
        <w:r w:rsidR="00024F15">
          <w:rPr>
            <w:color w:val="000000"/>
            <w:sz w:val="27"/>
            <w:szCs w:val="27"/>
          </w:rPr>
          <w:t>.</w:t>
        </w:r>
      </w:ins>
      <w:ins w:id="254" w:author="Wei Xiang" w:date="2024-05-16T11:16:00Z" w16du:dateUtc="2024-05-16T15:16:00Z">
        <w:r w:rsidRPr="00385404">
          <w:rPr>
            <w:color w:val="000000"/>
            <w:sz w:val="27"/>
            <w:szCs w:val="27"/>
          </w:rPr>
          <w:t>[Screen].[</w:t>
        </w:r>
        <w:proofErr w:type="spellStart"/>
        <w:r w:rsidRPr="00385404">
          <w:rPr>
            <w:color w:val="000000"/>
            <w:sz w:val="27"/>
            <w:szCs w:val="27"/>
          </w:rPr>
          <w:t>CRUD_FI_trade_FRM_GUI_update</w:t>
        </w:r>
        <w:proofErr w:type="spellEnd"/>
        <w:r w:rsidRPr="00385404">
          <w:rPr>
            <w:color w:val="000000"/>
            <w:sz w:val="27"/>
            <w:szCs w:val="27"/>
          </w:rPr>
          <w:t>]</w:t>
        </w:r>
        <w:r>
          <w:rPr>
            <w:color w:val="000000"/>
            <w:sz w:val="27"/>
            <w:szCs w:val="27"/>
          </w:rPr>
          <w:t>:</w:t>
        </w:r>
      </w:ins>
    </w:p>
    <w:p w14:paraId="25FF61F4" w14:textId="3298CD06" w:rsidR="008A16C3" w:rsidRDefault="008A16C3" w:rsidP="007B03E7">
      <w:pPr>
        <w:pStyle w:val="NormalWeb"/>
        <w:rPr>
          <w:ins w:id="255" w:author="Wei Xiang" w:date="2024-05-13T15:36:00Z" w16du:dateUtc="2024-05-13T19:36:00Z"/>
          <w:color w:val="000000"/>
          <w:sz w:val="27"/>
          <w:szCs w:val="27"/>
        </w:rPr>
      </w:pPr>
      <w:ins w:id="256" w:author="Wei Xiang" w:date="2024-05-16T11:17:00Z" w16du:dateUtc="2024-05-16T15:17:00Z">
        <w:r>
          <w:rPr>
            <w:color w:val="000000"/>
            <w:sz w:val="27"/>
            <w:szCs w:val="27"/>
          </w:rPr>
          <w:t xml:space="preserve">Loop each transaction from </w:t>
        </w:r>
        <w:proofErr w:type="spellStart"/>
        <w:r w:rsidRPr="008A16C3">
          <w:rPr>
            <w:color w:val="000000"/>
            <w:sz w:val="27"/>
            <w:szCs w:val="27"/>
          </w:rPr>
          <w:t>dbo.trade_gui</w:t>
        </w:r>
      </w:ins>
      <w:proofErr w:type="spellEnd"/>
    </w:p>
    <w:p w14:paraId="0DBA4B1E" w14:textId="77777777" w:rsidR="00436DB6" w:rsidRDefault="005A0319" w:rsidP="007B03E7">
      <w:pPr>
        <w:pStyle w:val="NormalWeb"/>
        <w:rPr>
          <w:ins w:id="257" w:author="Wei Xiang" w:date="2024-05-13T15:37:00Z" w16du:dateUtc="2024-05-13T19:37:00Z"/>
          <w:color w:val="000000"/>
          <w:sz w:val="27"/>
          <w:szCs w:val="27"/>
        </w:rPr>
      </w:pPr>
      <w:ins w:id="258" w:author="Wei Xiang" w:date="2024-05-13T15:36:00Z" w16du:dateUtc="2024-05-13T19:36:00Z">
        <w:r>
          <w:rPr>
            <w:color w:val="000000"/>
            <w:sz w:val="27"/>
            <w:szCs w:val="27"/>
          </w:rPr>
          <w:t xml:space="preserve">Update table </w:t>
        </w:r>
        <w:proofErr w:type="spellStart"/>
        <w:r w:rsidRPr="005A0319">
          <w:rPr>
            <w:color w:val="000000"/>
            <w:sz w:val="27"/>
            <w:szCs w:val="27"/>
          </w:rPr>
          <w:t>dw.irep.TRANFILP_DW</w:t>
        </w:r>
      </w:ins>
      <w:proofErr w:type="spellEnd"/>
      <w:ins w:id="259" w:author="Wei Xiang" w:date="2024-05-13T15:37:00Z" w16du:dateUtc="2024-05-13T19:37:00Z">
        <w:r>
          <w:rPr>
            <w:color w:val="000000"/>
            <w:sz w:val="27"/>
            <w:szCs w:val="27"/>
          </w:rPr>
          <w:t xml:space="preserve"> </w:t>
        </w:r>
      </w:ins>
    </w:p>
    <w:p w14:paraId="27E8E0C7" w14:textId="2FBE0440" w:rsidR="005A0319" w:rsidRDefault="00436DB6" w:rsidP="00436DB6">
      <w:pPr>
        <w:pStyle w:val="NormalWeb"/>
        <w:ind w:firstLine="720"/>
        <w:rPr>
          <w:ins w:id="260" w:author="Wei Xiang" w:date="2024-05-13T15:37:00Z" w16du:dateUtc="2024-05-13T19:37:00Z"/>
          <w:color w:val="000000"/>
          <w:sz w:val="27"/>
          <w:szCs w:val="27"/>
        </w:rPr>
      </w:pPr>
      <w:ins w:id="261" w:author="Wei Xiang" w:date="2024-05-13T15:37:00Z" w16du:dateUtc="2024-05-13T19:37:00Z">
        <w:r>
          <w:rPr>
            <w:color w:val="000000"/>
            <w:sz w:val="27"/>
            <w:szCs w:val="27"/>
          </w:rPr>
          <w:t xml:space="preserve">  </w:t>
        </w:r>
        <w:r w:rsidR="005A0319">
          <w:rPr>
            <w:color w:val="000000"/>
            <w:sz w:val="27"/>
            <w:szCs w:val="27"/>
          </w:rPr>
          <w:t xml:space="preserve">table </w:t>
        </w:r>
        <w:proofErr w:type="spellStart"/>
        <w:r w:rsidR="005A0319" w:rsidRPr="005A0319">
          <w:rPr>
            <w:color w:val="000000"/>
            <w:sz w:val="27"/>
            <w:szCs w:val="27"/>
          </w:rPr>
          <w:t>dw.Derived.outrightdescription</w:t>
        </w:r>
        <w:proofErr w:type="spellEnd"/>
      </w:ins>
    </w:p>
    <w:p w14:paraId="2E67C75C" w14:textId="6521ECBA" w:rsidR="00436DB6" w:rsidRDefault="00436DB6" w:rsidP="00436DB6">
      <w:pPr>
        <w:pStyle w:val="NormalWeb"/>
        <w:rPr>
          <w:ins w:id="262" w:author="Wei Xiang" w:date="2024-05-13T15:38:00Z" w16du:dateUtc="2024-05-13T19:38:00Z"/>
          <w:color w:val="000000"/>
          <w:sz w:val="27"/>
          <w:szCs w:val="27"/>
        </w:rPr>
      </w:pPr>
      <w:ins w:id="263" w:author="Wei Xiang" w:date="2024-05-13T15:37:00Z" w16du:dateUtc="2024-05-13T19:37:00Z">
        <w:r>
          <w:rPr>
            <w:color w:val="000000"/>
            <w:sz w:val="27"/>
            <w:szCs w:val="27"/>
          </w:rPr>
          <w:t xml:space="preserve">Delete Trade from </w:t>
        </w:r>
        <w:proofErr w:type="spellStart"/>
        <w:r w:rsidRPr="00436DB6">
          <w:rPr>
            <w:color w:val="000000"/>
            <w:sz w:val="27"/>
            <w:szCs w:val="27"/>
          </w:rPr>
          <w:t>dw.TradeFeed.gemsacknack</w:t>
        </w:r>
      </w:ins>
      <w:proofErr w:type="spellEnd"/>
    </w:p>
    <w:p w14:paraId="0B71CAA2" w14:textId="6D66311D" w:rsidR="00436DB6" w:rsidRDefault="00436DB6" w:rsidP="00436DB6">
      <w:pPr>
        <w:pStyle w:val="NormalWeb"/>
        <w:rPr>
          <w:ins w:id="264" w:author="Wei Xiang" w:date="2024-05-13T15:38:00Z" w16du:dateUtc="2024-05-13T19:38:00Z"/>
          <w:color w:val="000000"/>
          <w:sz w:val="27"/>
          <w:szCs w:val="27"/>
        </w:rPr>
      </w:pPr>
      <w:ins w:id="265" w:author="Wei Xiang" w:date="2024-05-13T15:38:00Z" w16du:dateUtc="2024-05-13T19:38:00Z">
        <w:r>
          <w:rPr>
            <w:color w:val="000000"/>
            <w:sz w:val="27"/>
            <w:szCs w:val="27"/>
          </w:rPr>
          <w:lastRenderedPageBreak/>
          <w:t xml:space="preserve">Update trade from </w:t>
        </w:r>
        <w:proofErr w:type="spellStart"/>
        <w:r w:rsidRPr="00436DB6">
          <w:rPr>
            <w:color w:val="000000"/>
            <w:sz w:val="27"/>
            <w:szCs w:val="27"/>
          </w:rPr>
          <w:t>dw.TradeFeed.Fixedincome</w:t>
        </w:r>
        <w:proofErr w:type="spellEnd"/>
      </w:ins>
    </w:p>
    <w:p w14:paraId="21C17B4B" w14:textId="7CBA0835" w:rsidR="00436DB6" w:rsidRDefault="00436DB6" w:rsidP="00436DB6">
      <w:pPr>
        <w:pStyle w:val="NormalWeb"/>
        <w:rPr>
          <w:ins w:id="266" w:author="Wei Xiang" w:date="2024-05-13T15:37:00Z" w16du:dateUtc="2024-05-13T19:37:00Z"/>
          <w:color w:val="000000"/>
          <w:sz w:val="27"/>
          <w:szCs w:val="27"/>
        </w:rPr>
      </w:pPr>
      <w:ins w:id="267" w:author="Wei Xiang" w:date="2024-05-13T15:38:00Z" w16du:dateUtc="2024-05-13T19:38:00Z">
        <w:r>
          <w:rPr>
            <w:color w:val="000000"/>
            <w:sz w:val="27"/>
            <w:szCs w:val="27"/>
          </w:rPr>
          <w:tab/>
          <w:t xml:space="preserve">Trade from </w:t>
        </w:r>
        <w:proofErr w:type="spellStart"/>
        <w:r w:rsidRPr="00436DB6">
          <w:rPr>
            <w:color w:val="000000"/>
            <w:sz w:val="27"/>
            <w:szCs w:val="27"/>
          </w:rPr>
          <w:t>dbo.trade_gui</w:t>
        </w:r>
      </w:ins>
      <w:proofErr w:type="spellEnd"/>
    </w:p>
    <w:p w14:paraId="7932BDFA" w14:textId="77777777" w:rsidR="00182EB9" w:rsidRPr="00E93F6D" w:rsidRDefault="00182EB9" w:rsidP="00436DB6">
      <w:pPr>
        <w:pStyle w:val="NormalWeb"/>
        <w:ind w:firstLine="720"/>
        <w:rPr>
          <w:ins w:id="268" w:author="Wei Xiang" w:date="2024-05-13T15:56:00Z" w16du:dateUtc="2024-05-13T19:56:00Z"/>
          <w:rFonts w:asciiTheme="minorHAnsi" w:hAnsiTheme="minorHAnsi"/>
          <w:color w:val="000000"/>
          <w:sz w:val="28"/>
          <w:szCs w:val="28"/>
        </w:rPr>
      </w:pPr>
    </w:p>
    <w:p w14:paraId="123BED94" w14:textId="41B31B12" w:rsidR="00182EB9" w:rsidRPr="00E93F6D" w:rsidRDefault="00182EB9" w:rsidP="001D0777">
      <w:pPr>
        <w:pStyle w:val="NormalWeb"/>
        <w:rPr>
          <w:ins w:id="269" w:author="Wei Xiang" w:date="2024-05-13T15:55:00Z" w16du:dateUtc="2024-05-13T19:55:00Z"/>
          <w:rFonts w:asciiTheme="minorHAnsi" w:hAnsiTheme="minorHAnsi"/>
          <w:color w:val="000000"/>
          <w:sz w:val="28"/>
          <w:szCs w:val="28"/>
        </w:rPr>
      </w:pPr>
      <w:ins w:id="270" w:author="Wei Xiang" w:date="2024-05-13T15:56:00Z" w16du:dateUtc="2024-05-13T19:56:00Z">
        <w:r w:rsidRPr="00E93F6D">
          <w:rPr>
            <w:rFonts w:asciiTheme="minorHAnsi" w:hAnsiTheme="minorHAnsi"/>
            <w:color w:val="000000"/>
            <w:sz w:val="28"/>
            <w:szCs w:val="28"/>
          </w:rPr>
          <w:t>Stored procedure [</w:t>
        </w:r>
        <w:proofErr w:type="spellStart"/>
        <w:r w:rsidRPr="00E93F6D">
          <w:rPr>
            <w:rFonts w:asciiTheme="minorHAnsi" w:hAnsiTheme="minorHAnsi"/>
            <w:color w:val="000000"/>
            <w:sz w:val="28"/>
            <w:szCs w:val="28"/>
          </w:rPr>
          <w:t>TradeFeed</w:t>
        </w:r>
        <w:proofErr w:type="spellEnd"/>
        <w:r w:rsidRPr="00E93F6D">
          <w:rPr>
            <w:rFonts w:asciiTheme="minorHAnsi" w:hAnsiTheme="minorHAnsi"/>
            <w:color w:val="000000"/>
            <w:sz w:val="28"/>
            <w:szCs w:val="28"/>
          </w:rPr>
          <w:t>].[</w:t>
        </w:r>
        <w:proofErr w:type="spellStart"/>
        <w:r w:rsidRPr="00E93F6D">
          <w:rPr>
            <w:rFonts w:asciiTheme="minorHAnsi" w:hAnsiTheme="minorHAnsi"/>
            <w:color w:val="000000"/>
            <w:sz w:val="28"/>
            <w:szCs w:val="28"/>
          </w:rPr>
          <w:t>LoadTradedata</w:t>
        </w:r>
        <w:proofErr w:type="spellEnd"/>
        <w:r w:rsidRPr="00E93F6D">
          <w:rPr>
            <w:rFonts w:asciiTheme="minorHAnsi" w:hAnsiTheme="minorHAnsi"/>
            <w:color w:val="000000"/>
            <w:sz w:val="28"/>
            <w:szCs w:val="28"/>
          </w:rPr>
          <w:t>]</w:t>
        </w:r>
      </w:ins>
      <w:ins w:id="271" w:author="Wei Xiang" w:date="2024-05-16T11:16:00Z" w16du:dateUtc="2024-05-16T15:16:00Z">
        <w:r w:rsidR="00CC70C7" w:rsidRPr="00E93F6D">
          <w:rPr>
            <w:rFonts w:asciiTheme="minorHAnsi" w:hAnsiTheme="minorHAnsi"/>
            <w:color w:val="000000"/>
            <w:sz w:val="28"/>
            <w:szCs w:val="28"/>
          </w:rPr>
          <w:t>:</w:t>
        </w:r>
      </w:ins>
    </w:p>
    <w:p w14:paraId="5F44E00D" w14:textId="5BF7B954" w:rsidR="00182EB9" w:rsidRPr="00E93F6D" w:rsidRDefault="00182EB9" w:rsidP="00436DB6">
      <w:pPr>
        <w:pStyle w:val="NormalWeb"/>
        <w:ind w:firstLine="720"/>
        <w:rPr>
          <w:ins w:id="272" w:author="Wei Xiang" w:date="2024-05-16T11:52:00Z" w16du:dateUtc="2024-05-16T15:52:00Z"/>
          <w:rFonts w:asciiTheme="minorHAnsi" w:hAnsiTheme="minorHAnsi"/>
          <w:color w:val="000000"/>
          <w:sz w:val="28"/>
          <w:szCs w:val="28"/>
        </w:rPr>
      </w:pPr>
      <w:ins w:id="273" w:author="Wei Xiang" w:date="2024-05-13T15:55:00Z" w16du:dateUtc="2024-05-13T19:55:00Z">
        <w:r w:rsidRPr="00E93F6D">
          <w:rPr>
            <w:rFonts w:asciiTheme="minorHAnsi" w:hAnsiTheme="minorHAnsi"/>
            <w:color w:val="000000"/>
            <w:sz w:val="28"/>
            <w:szCs w:val="28"/>
          </w:rPr>
          <w:t xml:space="preserve">from </w:t>
        </w:r>
        <w:proofErr w:type="spellStart"/>
        <w:r w:rsidRPr="00E93F6D">
          <w:rPr>
            <w:rFonts w:asciiTheme="minorHAnsi" w:hAnsiTheme="minorHAnsi"/>
            <w:color w:val="000000"/>
            <w:sz w:val="28"/>
            <w:szCs w:val="28"/>
          </w:rPr>
          <w:t>irep.TradeLoadstaging.dbo.dweqtrade</w:t>
        </w:r>
      </w:ins>
      <w:proofErr w:type="spellEnd"/>
    </w:p>
    <w:p w14:paraId="3A3BFB48" w14:textId="1113F785" w:rsidR="004B582B" w:rsidRPr="00E93F6D" w:rsidRDefault="004B582B" w:rsidP="00436DB6">
      <w:pPr>
        <w:pStyle w:val="NormalWeb"/>
        <w:ind w:firstLine="720"/>
        <w:rPr>
          <w:ins w:id="274" w:author="Wei Xiang" w:date="2024-05-16T11:57:00Z" w16du:dateUtc="2024-05-16T15:57:00Z"/>
          <w:rFonts w:asciiTheme="minorHAnsi" w:hAnsiTheme="minorHAnsi"/>
          <w:color w:val="000000"/>
          <w:sz w:val="28"/>
          <w:szCs w:val="28"/>
        </w:rPr>
      </w:pPr>
      <w:ins w:id="275" w:author="Wei Xiang" w:date="2024-05-16T11:52:00Z" w16du:dateUtc="2024-05-16T15:52:00Z">
        <w:r w:rsidRPr="00E93F6D">
          <w:rPr>
            <w:rFonts w:asciiTheme="minorHAnsi" w:hAnsiTheme="minorHAnsi"/>
            <w:color w:val="000000"/>
            <w:sz w:val="28"/>
            <w:szCs w:val="28"/>
          </w:rPr>
          <w:t xml:space="preserve">select *   from </w:t>
        </w:r>
        <w:proofErr w:type="spellStart"/>
        <w:r w:rsidRPr="00E93F6D">
          <w:rPr>
            <w:rFonts w:asciiTheme="minorHAnsi" w:hAnsiTheme="minorHAnsi"/>
            <w:color w:val="000000"/>
            <w:sz w:val="28"/>
            <w:szCs w:val="28"/>
          </w:rPr>
          <w:t>dw.TradeFeed.Equity</w:t>
        </w:r>
        <w:proofErr w:type="spellEnd"/>
        <w:r w:rsidRPr="00E93F6D">
          <w:rPr>
            <w:rFonts w:asciiTheme="minorHAnsi" w:hAnsiTheme="minorHAnsi"/>
            <w:color w:val="000000"/>
            <w:sz w:val="28"/>
            <w:szCs w:val="28"/>
          </w:rPr>
          <w:t xml:space="preserve">  </w:t>
        </w:r>
      </w:ins>
    </w:p>
    <w:p w14:paraId="50F62567" w14:textId="243B448E" w:rsidR="009E38A4" w:rsidRPr="00E93F6D" w:rsidRDefault="009E38A4" w:rsidP="00436DB6">
      <w:pPr>
        <w:pStyle w:val="NormalWeb"/>
        <w:ind w:firstLine="720"/>
        <w:rPr>
          <w:ins w:id="276" w:author="Wei Xiang" w:date="2024-05-16T11:58:00Z" w16du:dateUtc="2024-05-16T15:58:00Z"/>
          <w:rFonts w:asciiTheme="minorHAnsi" w:hAnsiTheme="minorHAnsi"/>
          <w:color w:val="000000"/>
          <w:sz w:val="28"/>
          <w:szCs w:val="28"/>
        </w:rPr>
      </w:pPr>
      <w:ins w:id="277" w:author="Wei Xiang" w:date="2024-05-16T11:57:00Z" w16du:dateUtc="2024-05-16T15:57:00Z">
        <w:r w:rsidRPr="00E93F6D">
          <w:rPr>
            <w:rFonts w:asciiTheme="minorHAnsi" w:hAnsiTheme="minorHAnsi"/>
            <w:color w:val="000000"/>
            <w:sz w:val="28"/>
            <w:szCs w:val="28"/>
          </w:rPr>
          <w:t xml:space="preserve">select *   from </w:t>
        </w:r>
        <w:proofErr w:type="spellStart"/>
        <w:r w:rsidRPr="00E93F6D">
          <w:rPr>
            <w:rFonts w:asciiTheme="minorHAnsi" w:hAnsiTheme="minorHAnsi"/>
            <w:color w:val="000000"/>
            <w:sz w:val="28"/>
            <w:szCs w:val="28"/>
          </w:rPr>
          <w:t>irep.TradeLoadstaging.dbo</w:t>
        </w:r>
        <w:proofErr w:type="spellEnd"/>
        <w:r w:rsidRPr="00E93F6D">
          <w:rPr>
            <w:rFonts w:asciiTheme="minorHAnsi" w:hAnsiTheme="minorHAnsi"/>
            <w:color w:val="000000"/>
            <w:sz w:val="28"/>
            <w:szCs w:val="28"/>
          </w:rPr>
          <w:t>.[</w:t>
        </w:r>
        <w:proofErr w:type="spellStart"/>
        <w:r w:rsidRPr="00E93F6D">
          <w:rPr>
            <w:rFonts w:asciiTheme="minorHAnsi" w:hAnsiTheme="minorHAnsi"/>
            <w:color w:val="000000"/>
            <w:sz w:val="28"/>
            <w:szCs w:val="28"/>
          </w:rPr>
          <w:t>DWgems_ack</w:t>
        </w:r>
        <w:proofErr w:type="spellEnd"/>
        <w:r w:rsidRPr="00E93F6D">
          <w:rPr>
            <w:rFonts w:asciiTheme="minorHAnsi" w:hAnsiTheme="minorHAnsi"/>
            <w:color w:val="000000"/>
            <w:sz w:val="28"/>
            <w:szCs w:val="28"/>
          </w:rPr>
          <w:t>]</w:t>
        </w:r>
      </w:ins>
    </w:p>
    <w:p w14:paraId="76D93D07" w14:textId="1DE57EAD" w:rsidR="000057B1" w:rsidRPr="00E93F6D" w:rsidRDefault="004E326C" w:rsidP="00E93F6D">
      <w:pPr>
        <w:pStyle w:val="NormalWeb"/>
        <w:ind w:firstLine="720"/>
        <w:rPr>
          <w:ins w:id="278" w:author="Wei Xiang" w:date="2024-05-16T12:10:00Z" w16du:dateUtc="2024-05-16T16:10:00Z"/>
          <w:rFonts w:asciiTheme="minorHAnsi" w:hAnsiTheme="minorHAnsi"/>
          <w:color w:val="000000"/>
          <w:sz w:val="28"/>
          <w:szCs w:val="28"/>
        </w:rPr>
      </w:pPr>
      <w:ins w:id="279" w:author="Wei Xiang" w:date="2024-05-16T11:58:00Z" w16du:dateUtc="2024-05-16T15:58:00Z">
        <w:r w:rsidRPr="00E93F6D">
          <w:rPr>
            <w:rFonts w:asciiTheme="minorHAnsi" w:hAnsiTheme="minorHAnsi"/>
            <w:color w:val="000000"/>
            <w:sz w:val="28"/>
            <w:szCs w:val="28"/>
          </w:rPr>
          <w:t xml:space="preserve">select * from </w:t>
        </w:r>
        <w:proofErr w:type="spellStart"/>
        <w:r w:rsidRPr="00E93F6D">
          <w:rPr>
            <w:rFonts w:asciiTheme="minorHAnsi" w:hAnsiTheme="minorHAnsi"/>
            <w:color w:val="000000"/>
            <w:sz w:val="28"/>
            <w:szCs w:val="28"/>
          </w:rPr>
          <w:t>dw.TradeFeed.gemsacknack</w:t>
        </w:r>
      </w:ins>
      <w:proofErr w:type="spellEnd"/>
    </w:p>
    <w:p w14:paraId="3EF2362C" w14:textId="07072BEF" w:rsidR="00965EBB" w:rsidRPr="00E93F6D" w:rsidRDefault="000057B1" w:rsidP="000057B1">
      <w:pPr>
        <w:pStyle w:val="NormalWeb"/>
        <w:ind w:firstLine="720"/>
        <w:rPr>
          <w:ins w:id="280" w:author="Wei Xiang" w:date="2024-05-13T15:55:00Z" w16du:dateUtc="2024-05-13T19:55:00Z"/>
          <w:rFonts w:asciiTheme="minorHAnsi" w:hAnsiTheme="minorHAnsi"/>
          <w:color w:val="000000"/>
          <w:sz w:val="28"/>
          <w:szCs w:val="28"/>
        </w:rPr>
      </w:pPr>
      <w:ins w:id="281" w:author="Wei Xiang" w:date="2024-05-16T12:10:00Z" w16du:dateUtc="2024-05-16T16:10:00Z">
        <w:r w:rsidRPr="00E93F6D">
          <w:rPr>
            <w:rFonts w:asciiTheme="minorHAnsi" w:hAnsiTheme="minorHAnsi" w:cs="Consolas"/>
            <w:color w:val="0000FF"/>
            <w:sz w:val="28"/>
            <w:szCs w:val="28"/>
          </w:rPr>
          <w:t>select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 </w:t>
        </w:r>
        <w:r w:rsidRPr="00E93F6D">
          <w:rPr>
            <w:rFonts w:asciiTheme="minorHAnsi" w:hAnsiTheme="minorHAnsi" w:cs="Consolas"/>
            <w:color w:val="808080"/>
            <w:sz w:val="28"/>
            <w:szCs w:val="28"/>
          </w:rPr>
          <w:t>*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     </w:t>
        </w:r>
        <w:r w:rsidRPr="00E93F6D">
          <w:rPr>
            <w:rFonts w:asciiTheme="minorHAnsi" w:hAnsiTheme="minorHAnsi" w:cs="Consolas"/>
            <w:color w:val="0000FF"/>
            <w:sz w:val="28"/>
            <w:szCs w:val="28"/>
          </w:rPr>
          <w:t>from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</w:t>
        </w:r>
        <w:proofErr w:type="spellStart"/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>irep</w:t>
        </w:r>
        <w:r w:rsidRPr="00E93F6D">
          <w:rPr>
            <w:rFonts w:asciiTheme="minorHAnsi" w:hAnsiTheme="minorHAnsi" w:cs="Consolas"/>
            <w:color w:val="808080"/>
            <w:sz w:val="28"/>
            <w:szCs w:val="28"/>
          </w:rPr>
          <w:t>.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>TradeLoadstaging</w:t>
        </w:r>
        <w:r w:rsidRPr="00E93F6D">
          <w:rPr>
            <w:rFonts w:asciiTheme="minorHAnsi" w:hAnsiTheme="minorHAnsi" w:cs="Consolas"/>
            <w:color w:val="808080"/>
            <w:sz w:val="28"/>
            <w:szCs w:val="28"/>
          </w:rPr>
          <w:t>.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>dbo</w:t>
        </w:r>
        <w:r w:rsidRPr="00E93F6D">
          <w:rPr>
            <w:rFonts w:asciiTheme="minorHAnsi" w:hAnsiTheme="minorHAnsi" w:cs="Consolas"/>
            <w:color w:val="808080"/>
            <w:sz w:val="28"/>
            <w:szCs w:val="28"/>
          </w:rPr>
          <w:t>.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>dwFItrade</w:t>
        </w:r>
        <w:proofErr w:type="spellEnd"/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 </w:t>
        </w:r>
      </w:ins>
    </w:p>
    <w:p w14:paraId="0CDB9337" w14:textId="64CB50F5" w:rsidR="00182EB9" w:rsidRPr="00E93F6D" w:rsidRDefault="000057B1" w:rsidP="00436DB6">
      <w:pPr>
        <w:pStyle w:val="NormalWeb"/>
        <w:ind w:firstLine="720"/>
        <w:rPr>
          <w:ins w:id="282" w:author="Wei Xiang" w:date="2024-05-16T12:12:00Z" w16du:dateUtc="2024-05-16T16:12:00Z"/>
          <w:rFonts w:asciiTheme="minorHAnsi" w:hAnsiTheme="minorHAnsi" w:cs="Consolas"/>
          <w:color w:val="000000"/>
          <w:sz w:val="28"/>
          <w:szCs w:val="28"/>
        </w:rPr>
      </w:pPr>
      <w:ins w:id="283" w:author="Wei Xiang" w:date="2024-05-16T12:10:00Z" w16du:dateUtc="2024-05-16T16:10:00Z">
        <w:r w:rsidRPr="00E93F6D">
          <w:rPr>
            <w:rFonts w:asciiTheme="minorHAnsi" w:hAnsiTheme="minorHAnsi" w:cs="Consolas"/>
            <w:color w:val="0000FF"/>
            <w:sz w:val="28"/>
            <w:szCs w:val="28"/>
          </w:rPr>
          <w:t>from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</w:t>
        </w:r>
        <w:proofErr w:type="spellStart"/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>dw</w:t>
        </w:r>
        <w:r w:rsidRPr="00E93F6D">
          <w:rPr>
            <w:rFonts w:asciiTheme="minorHAnsi" w:hAnsiTheme="minorHAnsi" w:cs="Consolas"/>
            <w:color w:val="808080"/>
            <w:sz w:val="28"/>
            <w:szCs w:val="28"/>
          </w:rPr>
          <w:t>.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>TradeFeed</w:t>
        </w:r>
        <w:r w:rsidRPr="00E93F6D">
          <w:rPr>
            <w:rFonts w:asciiTheme="minorHAnsi" w:hAnsiTheme="minorHAnsi" w:cs="Consolas"/>
            <w:color w:val="808080"/>
            <w:sz w:val="28"/>
            <w:szCs w:val="28"/>
          </w:rPr>
          <w:t>.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>Fixedincome</w:t>
        </w:r>
      </w:ins>
      <w:proofErr w:type="spellEnd"/>
    </w:p>
    <w:p w14:paraId="16D046EA" w14:textId="00DF6300" w:rsidR="000057B1" w:rsidRPr="00E93F6D" w:rsidRDefault="000057B1" w:rsidP="00436DB6">
      <w:pPr>
        <w:pStyle w:val="NormalWeb"/>
        <w:ind w:firstLine="720"/>
        <w:rPr>
          <w:ins w:id="284" w:author="Wei Xiang" w:date="2024-05-16T12:13:00Z" w16du:dateUtc="2024-05-16T16:13:00Z"/>
          <w:rFonts w:asciiTheme="minorHAnsi" w:hAnsiTheme="minorHAnsi" w:cs="Consolas"/>
          <w:color w:val="0000FF"/>
          <w:sz w:val="28"/>
          <w:szCs w:val="28"/>
        </w:rPr>
      </w:pPr>
      <w:ins w:id="285" w:author="Wei Xiang" w:date="2024-05-16T12:13:00Z" w16du:dateUtc="2024-05-16T16:13:00Z">
        <w:r w:rsidRPr="00E93F6D">
          <w:rPr>
            <w:rFonts w:asciiTheme="minorHAnsi" w:hAnsiTheme="minorHAnsi" w:cs="Consolas"/>
            <w:color w:val="0000FF"/>
            <w:sz w:val="28"/>
            <w:szCs w:val="28"/>
          </w:rPr>
          <w:t>select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TETID </w:t>
        </w:r>
        <w:r w:rsidRPr="00E93F6D">
          <w:rPr>
            <w:rFonts w:asciiTheme="minorHAnsi" w:hAnsiTheme="minorHAnsi" w:cs="Consolas"/>
            <w:color w:val="0000FF"/>
            <w:sz w:val="28"/>
            <w:szCs w:val="28"/>
          </w:rPr>
          <w:t>from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</w:t>
        </w:r>
        <w:proofErr w:type="spellStart"/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>irep</w:t>
        </w:r>
        <w:r w:rsidRPr="00E93F6D">
          <w:rPr>
            <w:rFonts w:asciiTheme="minorHAnsi" w:hAnsiTheme="minorHAnsi" w:cs="Consolas"/>
            <w:color w:val="808080"/>
            <w:sz w:val="28"/>
            <w:szCs w:val="28"/>
          </w:rPr>
          <w:t>.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>TRANFILP_DW</w:t>
        </w:r>
        <w:proofErr w:type="spellEnd"/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</w:t>
        </w:r>
        <w:r w:rsidRPr="00E93F6D">
          <w:rPr>
            <w:rFonts w:asciiTheme="minorHAnsi" w:hAnsiTheme="minorHAnsi" w:cs="Consolas"/>
            <w:color w:val="0000FF"/>
            <w:sz w:val="28"/>
            <w:szCs w:val="28"/>
          </w:rPr>
          <w:t>where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TCRVI</w:t>
        </w:r>
        <w:r w:rsidRPr="00E93F6D">
          <w:rPr>
            <w:rFonts w:asciiTheme="minorHAnsi" w:hAnsiTheme="minorHAnsi" w:cs="Consolas"/>
            <w:color w:val="808080"/>
            <w:sz w:val="28"/>
            <w:szCs w:val="28"/>
          </w:rPr>
          <w:t>=</w:t>
        </w:r>
        <w:r w:rsidRPr="00E93F6D">
          <w:rPr>
            <w:rFonts w:asciiTheme="minorHAnsi" w:hAnsiTheme="minorHAnsi" w:cs="Consolas"/>
            <w:color w:val="FF0000"/>
            <w:sz w:val="28"/>
            <w:szCs w:val="28"/>
          </w:rPr>
          <w:t xml:space="preserve">'' </w:t>
        </w:r>
      </w:ins>
    </w:p>
    <w:p w14:paraId="3400305C" w14:textId="178BEEEE" w:rsidR="000057B1" w:rsidRPr="00E93F6D" w:rsidRDefault="000057B1" w:rsidP="00436DB6">
      <w:pPr>
        <w:pStyle w:val="NormalWeb"/>
        <w:ind w:firstLine="720"/>
        <w:rPr>
          <w:ins w:id="286" w:author="Wei Xiang" w:date="2024-05-16T12:13:00Z" w16du:dateUtc="2024-05-16T16:13:00Z"/>
          <w:rFonts w:asciiTheme="minorHAnsi" w:hAnsiTheme="minorHAnsi" w:cs="Consolas"/>
          <w:color w:val="FF0000"/>
          <w:sz w:val="28"/>
          <w:szCs w:val="28"/>
        </w:rPr>
      </w:pPr>
      <w:ins w:id="287" w:author="Wei Xiang" w:date="2024-05-16T12:12:00Z" w16du:dateUtc="2024-05-16T16:12:00Z">
        <w:r w:rsidRPr="00E93F6D">
          <w:rPr>
            <w:rFonts w:asciiTheme="minorHAnsi" w:hAnsiTheme="minorHAnsi" w:cs="Consolas"/>
            <w:color w:val="0000FF"/>
            <w:sz w:val="28"/>
            <w:szCs w:val="28"/>
          </w:rPr>
          <w:t>select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TETID </w:t>
        </w:r>
        <w:r w:rsidRPr="00E93F6D">
          <w:rPr>
            <w:rFonts w:asciiTheme="minorHAnsi" w:hAnsiTheme="minorHAnsi" w:cs="Consolas"/>
            <w:color w:val="0000FF"/>
            <w:sz w:val="28"/>
            <w:szCs w:val="28"/>
          </w:rPr>
          <w:t>from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</w:t>
        </w:r>
        <w:proofErr w:type="spellStart"/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>irep</w:t>
        </w:r>
        <w:r w:rsidRPr="00E93F6D">
          <w:rPr>
            <w:rFonts w:asciiTheme="minorHAnsi" w:hAnsiTheme="minorHAnsi" w:cs="Consolas"/>
            <w:color w:val="808080"/>
            <w:sz w:val="28"/>
            <w:szCs w:val="28"/>
          </w:rPr>
          <w:t>.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>TRANFILP_DW</w:t>
        </w:r>
      </w:ins>
      <w:proofErr w:type="spellEnd"/>
      <w:ins w:id="288" w:author="Wei Xiang" w:date="2024-05-16T12:13:00Z" w16du:dateUtc="2024-05-16T16:13:00Z"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</w:t>
        </w:r>
        <w:r w:rsidRPr="00E93F6D">
          <w:rPr>
            <w:rFonts w:asciiTheme="minorHAnsi" w:hAnsiTheme="minorHAnsi" w:cs="Consolas"/>
            <w:color w:val="0000FF"/>
            <w:sz w:val="28"/>
            <w:szCs w:val="28"/>
          </w:rPr>
          <w:t>where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TCRVI</w:t>
        </w:r>
        <w:r w:rsidRPr="00E93F6D">
          <w:rPr>
            <w:rFonts w:asciiTheme="minorHAnsi" w:hAnsiTheme="minorHAnsi" w:cs="Consolas"/>
            <w:color w:val="808080"/>
            <w:sz w:val="28"/>
            <w:szCs w:val="28"/>
          </w:rPr>
          <w:t>=</w:t>
        </w:r>
        <w:r w:rsidRPr="00E93F6D">
          <w:rPr>
            <w:rFonts w:asciiTheme="minorHAnsi" w:hAnsiTheme="minorHAnsi" w:cs="Consolas"/>
            <w:color w:val="FF0000"/>
            <w:sz w:val="28"/>
            <w:szCs w:val="28"/>
          </w:rPr>
          <w:t>'CXL'</w:t>
        </w:r>
      </w:ins>
    </w:p>
    <w:p w14:paraId="12137718" w14:textId="77777777" w:rsidR="00F25165" w:rsidRDefault="00F25165" w:rsidP="00436DB6">
      <w:pPr>
        <w:pStyle w:val="NormalWeb"/>
        <w:ind w:firstLine="720"/>
        <w:rPr>
          <w:ins w:id="289" w:author="Wei Xiang" w:date="2024-05-13T15:55:00Z" w16du:dateUtc="2024-05-13T19:55:00Z"/>
          <w:color w:val="000000"/>
          <w:sz w:val="27"/>
          <w:szCs w:val="27"/>
        </w:rPr>
      </w:pPr>
    </w:p>
    <w:p w14:paraId="3BBEBA5F" w14:textId="77777777" w:rsidR="00182EB9" w:rsidRDefault="00182EB9" w:rsidP="00436DB6">
      <w:pPr>
        <w:pStyle w:val="NormalWeb"/>
        <w:ind w:firstLine="720"/>
        <w:rPr>
          <w:color w:val="000000"/>
          <w:sz w:val="27"/>
          <w:szCs w:val="27"/>
        </w:rPr>
      </w:pPr>
    </w:p>
    <w:p w14:paraId="035EAA57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For the trades, the job takes centralized data from the </w:t>
      </w:r>
      <w:proofErr w:type="spellStart"/>
      <w:r>
        <w:rPr>
          <w:color w:val="000000"/>
          <w:sz w:val="27"/>
          <w:szCs w:val="27"/>
        </w:rPr>
        <w:t>dbo.trade</w:t>
      </w:r>
      <w:proofErr w:type="spellEnd"/>
      <w:r>
        <w:rPr>
          <w:color w:val="000000"/>
          <w:sz w:val="27"/>
          <w:szCs w:val="27"/>
        </w:rPr>
        <w:t xml:space="preserve"> and </w:t>
      </w:r>
      <w:proofErr w:type="spellStart"/>
      <w:r>
        <w:rPr>
          <w:color w:val="000000"/>
          <w:sz w:val="27"/>
          <w:szCs w:val="27"/>
        </w:rPr>
        <w:t>dbo.trade_gui</w:t>
      </w:r>
      <w:proofErr w:type="spellEnd"/>
      <w:r>
        <w:rPr>
          <w:color w:val="000000"/>
          <w:sz w:val="27"/>
          <w:szCs w:val="27"/>
        </w:rPr>
        <w:t xml:space="preserve"> tables and loads it into the </w:t>
      </w:r>
      <w:proofErr w:type="spellStart"/>
      <w:r>
        <w:rPr>
          <w:color w:val="000000"/>
          <w:sz w:val="27"/>
          <w:szCs w:val="27"/>
        </w:rPr>
        <w:t>DW.tradefeed.fixedincome</w:t>
      </w:r>
      <w:proofErr w:type="spellEnd"/>
      <w:r>
        <w:rPr>
          <w:color w:val="000000"/>
          <w:sz w:val="27"/>
          <w:szCs w:val="27"/>
        </w:rPr>
        <w:t xml:space="preserve"> table.</w:t>
      </w:r>
    </w:p>
    <w:p w14:paraId="61B98094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For the ACK/NACK, the job takes the data from the </w:t>
      </w:r>
      <w:proofErr w:type="spellStart"/>
      <w:r>
        <w:rPr>
          <w:color w:val="000000"/>
          <w:sz w:val="27"/>
          <w:szCs w:val="27"/>
        </w:rPr>
        <w:t>tradeloadstaging.dbo.gemsacknack</w:t>
      </w:r>
      <w:proofErr w:type="spellEnd"/>
      <w:r>
        <w:rPr>
          <w:color w:val="000000"/>
          <w:sz w:val="27"/>
          <w:szCs w:val="27"/>
        </w:rPr>
        <w:t xml:space="preserve"> table and loads it into the </w:t>
      </w:r>
      <w:proofErr w:type="spellStart"/>
      <w:r>
        <w:rPr>
          <w:color w:val="000000"/>
          <w:sz w:val="27"/>
          <w:szCs w:val="27"/>
        </w:rPr>
        <w:t>DW.tradefeed.gemsacknack</w:t>
      </w:r>
      <w:proofErr w:type="spellEnd"/>
    </w:p>
    <w:p w14:paraId="248697B7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The Trade Processing Queue function in the portal takes the data from the </w:t>
      </w:r>
      <w:proofErr w:type="spellStart"/>
      <w:r>
        <w:rPr>
          <w:color w:val="000000"/>
          <w:sz w:val="27"/>
          <w:szCs w:val="27"/>
        </w:rPr>
        <w:t>DW.tradefeed.fixedincome</w:t>
      </w:r>
      <w:proofErr w:type="spellEnd"/>
      <w:r>
        <w:rPr>
          <w:color w:val="000000"/>
          <w:sz w:val="27"/>
          <w:szCs w:val="27"/>
        </w:rPr>
        <w:t xml:space="preserve"> and </w:t>
      </w:r>
      <w:proofErr w:type="spellStart"/>
      <w:r>
        <w:rPr>
          <w:color w:val="000000"/>
          <w:sz w:val="27"/>
          <w:szCs w:val="27"/>
        </w:rPr>
        <w:t>DW.tradefeed.gemsacknack</w:t>
      </w:r>
      <w:proofErr w:type="spellEnd"/>
      <w:r>
        <w:rPr>
          <w:color w:val="000000"/>
          <w:sz w:val="27"/>
          <w:szCs w:val="27"/>
        </w:rPr>
        <w:t xml:space="preserve"> tables and displays it on the portal GUI.</w:t>
      </w:r>
    </w:p>
    <w:p w14:paraId="5A771B2D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All trades in the portal Trade Processing Queue can be cancel or rebill.</w:t>
      </w:r>
    </w:p>
    <w:p w14:paraId="4D04EA02" w14:textId="1C117E00" w:rsidR="0070096E" w:rsidRDefault="00764DE3" w:rsidP="0070096E">
      <w:pPr>
        <w:pStyle w:val="commentcontentpara"/>
        <w:spacing w:before="0" w:beforeAutospacing="0" w:after="0" w:afterAutospacing="0"/>
        <w:rPr>
          <w:ins w:id="290" w:author="Wei Xiang" w:date="2024-05-10T12:53:00Z" w16du:dateUtc="2024-05-10T16:53:00Z"/>
        </w:rPr>
      </w:pPr>
      <w:ins w:id="291" w:author="Wei Xiang" w:date="2024-05-10T12:55:00Z" w16du:dateUtc="2024-05-10T16:55:00Z">
        <w:r>
          <w:lastRenderedPageBreak/>
          <w:t>R</w:t>
        </w:r>
      </w:ins>
      <w:ins w:id="292" w:author="Wei Xiang" w:date="2024-05-10T12:53:00Z" w16du:dateUtc="2024-05-10T16:53:00Z">
        <w:r w:rsidR="0070096E">
          <w:t xml:space="preserve">ebill stands for cancel and new trade, for cancel trade it will same </w:t>
        </w:r>
      </w:ins>
      <w:ins w:id="293" w:author="Wei Xiang" w:date="2024-05-10T12:55:00Z" w16du:dateUtc="2024-05-10T16:55:00Z">
        <w:r w:rsidR="000F20AC">
          <w:t>E</w:t>
        </w:r>
      </w:ins>
      <w:ins w:id="294" w:author="Wei Xiang" w:date="2024-05-10T12:53:00Z" w16du:dateUtc="2024-05-10T16:53:00Z">
        <w:r w:rsidR="0070096E">
          <w:t>x</w:t>
        </w:r>
      </w:ins>
      <w:ins w:id="295" w:author="Wei Xiang" w:date="2024-05-10T12:55:00Z" w16du:dateUtc="2024-05-10T16:55:00Z">
        <w:r w:rsidR="000F20AC">
          <w:t>e</w:t>
        </w:r>
      </w:ins>
      <w:ins w:id="296" w:author="Wei Xiang" w:date="2024-05-10T12:53:00Z" w16du:dateUtc="2024-05-10T16:53:00Z">
        <w:r w:rsidR="0070096E">
          <w:t xml:space="preserve">c </w:t>
        </w:r>
      </w:ins>
      <w:ins w:id="297" w:author="Wei Xiang" w:date="2024-05-10T13:14:00Z" w16du:dateUtc="2024-05-10T17:14:00Z">
        <w:r w:rsidR="00903197">
          <w:t>ID</w:t>
        </w:r>
      </w:ins>
      <w:ins w:id="298" w:author="Wei Xiang" w:date="2024-05-10T12:53:00Z" w16du:dateUtc="2024-05-10T16:53:00Z">
        <w:r w:rsidR="0070096E">
          <w:t xml:space="preserve"> for new trade new exec </w:t>
        </w:r>
      </w:ins>
      <w:ins w:id="299" w:author="Wei Xiang" w:date="2024-05-10T13:12:00Z" w16du:dateUtc="2024-05-10T17:12:00Z">
        <w:r w:rsidR="0014751D">
          <w:t>I</w:t>
        </w:r>
      </w:ins>
      <w:ins w:id="300" w:author="Wei Xiang" w:date="2024-05-10T12:53:00Z" w16du:dateUtc="2024-05-10T16:53:00Z">
        <w:r w:rsidR="0070096E">
          <w:t>D,</w:t>
        </w:r>
      </w:ins>
    </w:p>
    <w:p w14:paraId="2C960035" w14:textId="447F781D" w:rsidR="007B03E7" w:rsidRDefault="0070096E">
      <w:pPr>
        <w:rPr>
          <w:ins w:id="301" w:author="Wei Xiang" w:date="2024-05-10T11:48:00Z" w16du:dateUtc="2024-05-10T15:48:00Z"/>
        </w:rPr>
      </w:pPr>
      <w:ins w:id="302" w:author="Wei Xiang" w:date="2024-05-10T12:53:00Z" w16du:dateUtc="2024-05-10T16:53:00Z">
        <w:r>
          <w:t xml:space="preserve">Currently, </w:t>
        </w:r>
      </w:ins>
      <w:ins w:id="303" w:author="Wei Xiang" w:date="2024-05-10T12:54:00Z" w16du:dateUtc="2024-05-10T16:54:00Z">
        <w:r>
          <w:t xml:space="preserve">from business </w:t>
        </w:r>
        <w:r w:rsidR="008729F3">
          <w:t>perspective</w:t>
        </w:r>
        <w:r>
          <w:t xml:space="preserve">, Trader can make same account of identical trades. </w:t>
        </w:r>
      </w:ins>
    </w:p>
    <w:p w14:paraId="0B71D17B" w14:textId="57C2CE79" w:rsidR="00E663EE" w:rsidRDefault="00E663EE">
      <w:pPr>
        <w:rPr>
          <w:ins w:id="304" w:author="Wei Xiang" w:date="2024-05-10T11:48:00Z" w16du:dateUtc="2024-05-10T15:48:00Z"/>
        </w:rPr>
      </w:pPr>
    </w:p>
    <w:p w14:paraId="4081686E" w14:textId="7DB61362" w:rsidR="00E663EE" w:rsidRDefault="00903197">
      <w:pPr>
        <w:rPr>
          <w:ins w:id="305" w:author="Wei Xiang" w:date="2024-05-10T11:48:00Z" w16du:dateUtc="2024-05-10T15:48:00Z"/>
        </w:rPr>
      </w:pPr>
      <w:ins w:id="306" w:author="Wei Xiang" w:date="2024-05-10T13:13:00Z" w16du:dateUtc="2024-05-10T17:13:00Z">
        <w:r>
          <w:t>Appendix</w:t>
        </w:r>
      </w:ins>
    </w:p>
    <w:p w14:paraId="6361E4E3" w14:textId="3843B221" w:rsidR="00E663EE" w:rsidRDefault="004E0F13">
      <w:pPr>
        <w:rPr>
          <w:ins w:id="307" w:author="Wei Xiang" w:date="2024-10-22T19:42:00Z" w16du:dateUtc="2024-10-22T19:42:00Z"/>
        </w:rPr>
      </w:pPr>
      <w:ins w:id="308" w:author="Wei Xiang" w:date="2024-05-10T11:48:00Z" w16du:dateUtc="2024-05-10T15:48:00Z">
        <w:r>
          <w:object w:dxaOrig="1532" w:dyaOrig="991" w14:anchorId="19556F83">
            <v:shape id="_x0000_i1027" type="#_x0000_t75" style="width:76.7pt;height:50.05pt" o:ole="">
              <v:imagedata r:id="rId15" o:title=""/>
            </v:shape>
            <o:OLEObject Type="Embed" ProgID="Package" ShapeID="_x0000_i1027" DrawAspect="Icon" ObjectID="_1793446416" r:id="rId16"/>
          </w:object>
        </w:r>
      </w:ins>
    </w:p>
    <w:p w14:paraId="25B04D06" w14:textId="77777777" w:rsidR="00587744" w:rsidRDefault="00587744">
      <w:pPr>
        <w:rPr>
          <w:ins w:id="309" w:author="Wei Xiang" w:date="2024-10-22T19:42:00Z" w16du:dateUtc="2024-10-22T19:42:00Z"/>
        </w:rPr>
      </w:pPr>
    </w:p>
    <w:p w14:paraId="2471AD90" w14:textId="77777777" w:rsidR="00587744" w:rsidRDefault="00587744">
      <w:pPr>
        <w:rPr>
          <w:ins w:id="310" w:author="Wei Xiang" w:date="2024-10-22T19:42:00Z" w16du:dateUtc="2024-10-22T19:42:00Z"/>
        </w:rPr>
      </w:pPr>
    </w:p>
    <w:p w14:paraId="45B65C45" w14:textId="77777777" w:rsidR="00587744" w:rsidRDefault="00587744">
      <w:pPr>
        <w:rPr>
          <w:ins w:id="311" w:author="Wei Xiang" w:date="2024-10-22T19:42:00Z" w16du:dateUtc="2024-10-22T19:42:00Z"/>
        </w:rPr>
      </w:pPr>
    </w:p>
    <w:p w14:paraId="1472D61A" w14:textId="77777777" w:rsidR="00587744" w:rsidRDefault="00587744">
      <w:pPr>
        <w:rPr>
          <w:ins w:id="312" w:author="Wei Xiang" w:date="2024-10-22T19:42:00Z" w16du:dateUtc="2024-10-22T19:42:00Z"/>
        </w:rPr>
      </w:pPr>
    </w:p>
    <w:p w14:paraId="36DC5FD2" w14:textId="06ACCEA6" w:rsidR="00587744" w:rsidRDefault="00587744">
      <w:pPr>
        <w:rPr>
          <w:ins w:id="313" w:author="Wei Xiang" w:date="2024-11-18T14:42:00Z" w16du:dateUtc="2024-11-18T14:42:00Z"/>
        </w:rPr>
      </w:pPr>
      <w:ins w:id="314" w:author="Wei Xiang" w:date="2024-10-22T19:42:00Z" w16du:dateUtc="2024-10-22T19:42:00Z">
        <w:r>
          <w:t>Reference Mapping</w:t>
        </w:r>
      </w:ins>
    </w:p>
    <w:p w14:paraId="69AC5389" w14:textId="77777777" w:rsidR="000D58ED" w:rsidRDefault="000D58ED">
      <w:pPr>
        <w:rPr>
          <w:ins w:id="315" w:author="Wei Xiang" w:date="2024-11-18T14:42:00Z" w16du:dateUtc="2024-11-18T14:42:00Z"/>
        </w:rPr>
      </w:pPr>
    </w:p>
    <w:p w14:paraId="531B67AE" w14:textId="77777777" w:rsidR="000D58ED" w:rsidRDefault="000D58ED">
      <w:pPr>
        <w:rPr>
          <w:ins w:id="316" w:author="Wei Xiang" w:date="2024-11-18T14:42:00Z" w16du:dateUtc="2024-11-18T14:42:00Z"/>
        </w:rPr>
      </w:pPr>
    </w:p>
    <w:p w14:paraId="1362B582" w14:textId="60A6AC58" w:rsidR="000D58ED" w:rsidRDefault="000D58ED">
      <w:pPr>
        <w:rPr>
          <w:ins w:id="317" w:author="Wei Xiang" w:date="2024-11-18T14:42:00Z" w16du:dateUtc="2024-11-18T14:42:00Z"/>
        </w:rPr>
      </w:pPr>
      <w:proofErr w:type="spellStart"/>
      <w:ins w:id="318" w:author="Wei Xiang" w:date="2024-11-18T14:42:00Z" w16du:dateUtc="2024-11-18T14:42:00Z">
        <w:r>
          <w:t>Sumary</w:t>
        </w:r>
        <w:proofErr w:type="spellEnd"/>
        <w:r>
          <w:t xml:space="preserve"> Steps:</w:t>
        </w:r>
      </w:ins>
    </w:p>
    <w:p w14:paraId="2E2B7804" w14:textId="77777777" w:rsidR="000D58ED" w:rsidRDefault="000D58ED">
      <w:pPr>
        <w:rPr>
          <w:ins w:id="319" w:author="Wei Xiang" w:date="2024-11-18T14:42:00Z" w16du:dateUtc="2024-11-18T14:42:00Z"/>
        </w:rPr>
      </w:pPr>
    </w:p>
    <w:p w14:paraId="7E7E445F" w14:textId="77777777" w:rsidR="000D58ED" w:rsidRPr="000D58ED" w:rsidRDefault="000D58ED" w:rsidP="000D58ED">
      <w:pPr>
        <w:rPr>
          <w:ins w:id="320" w:author="Wei Xiang" w:date="2024-11-18T14:42:00Z"/>
        </w:rPr>
      </w:pPr>
      <w:ins w:id="321" w:author="Wei Xiang" w:date="2024-11-18T14:42:00Z">
        <w:r w:rsidRPr="000D58ED">
          <w:t>USE [</w:t>
        </w:r>
        <w:proofErr w:type="spellStart"/>
        <w:r w:rsidRPr="000D58ED">
          <w:t>TradeLoadConfig</w:t>
        </w:r>
        <w:proofErr w:type="spellEnd"/>
        <w:r w:rsidRPr="000D58ED">
          <w:t>]</w:t>
        </w:r>
      </w:ins>
    </w:p>
    <w:p w14:paraId="4D11F489" w14:textId="77777777" w:rsidR="000D58ED" w:rsidRPr="000D58ED" w:rsidRDefault="000D58ED" w:rsidP="000D58ED">
      <w:pPr>
        <w:rPr>
          <w:ins w:id="322" w:author="Wei Xiang" w:date="2024-11-18T14:42:00Z"/>
        </w:rPr>
      </w:pPr>
      <w:ins w:id="323" w:author="Wei Xiang" w:date="2024-11-18T14:42:00Z">
        <w:r w:rsidRPr="000D58ED">
          <w:t>GO</w:t>
        </w:r>
      </w:ins>
    </w:p>
    <w:p w14:paraId="44DF07B5" w14:textId="3A179DAD" w:rsidR="000D58ED" w:rsidRDefault="000D58ED" w:rsidP="000D58ED">
      <w:pPr>
        <w:rPr>
          <w:ins w:id="324" w:author="Wei Xiang" w:date="2024-11-18T14:43:00Z" w16du:dateUtc="2024-11-18T14:43:00Z"/>
        </w:rPr>
      </w:pPr>
      <w:ins w:id="325" w:author="Wei Xiang" w:date="2024-11-18T14:43:00Z" w16du:dateUtc="2024-11-18T14:43:00Z">
        <w:r>
          <w:t>1.</w:t>
        </w:r>
      </w:ins>
      <w:ins w:id="326" w:author="Wei Xiang" w:date="2024-11-18T14:45:00Z" w16du:dateUtc="2024-11-18T14:45:00Z">
        <w:r>
          <w:t xml:space="preserve">Account and </w:t>
        </w:r>
        <w:proofErr w:type="spellStart"/>
        <w:r>
          <w:t>entityID</w:t>
        </w:r>
        <w:proofErr w:type="spellEnd"/>
        <w:r>
          <w:t>:</w:t>
        </w:r>
      </w:ins>
      <w:ins w:id="327" w:author="Wei Xiang" w:date="2024-11-18T14:43:00Z" w16du:dateUtc="2024-11-18T14:43:00Z">
        <w:r w:rsidRPr="000D58ED">
          <w:t xml:space="preserve"> </w:t>
        </w:r>
        <w:r w:rsidRPr="00FF2DCB">
          <w:t>[</w:t>
        </w:r>
        <w:proofErr w:type="spellStart"/>
        <w:r w:rsidRPr="00FF2DCB">
          <w:t>TradeLoadConfig</w:t>
        </w:r>
        <w:proofErr w:type="spellEnd"/>
        <w:r w:rsidRPr="00FF2DCB">
          <w:t>].[</w:t>
        </w:r>
        <w:proofErr w:type="spellStart"/>
        <w:r w:rsidRPr="00FF2DCB">
          <w:t>dbo</w:t>
        </w:r>
        <w:proofErr w:type="spellEnd"/>
        <w:r w:rsidRPr="00FF2DCB">
          <w:t>].[</w:t>
        </w:r>
        <w:proofErr w:type="spellStart"/>
        <w:r w:rsidRPr="00FF2DCB">
          <w:t>TraderConfig_manual_entry</w:t>
        </w:r>
        <w:proofErr w:type="spellEnd"/>
        <w:r w:rsidRPr="00FF2DCB">
          <w:t>]</w:t>
        </w:r>
      </w:ins>
    </w:p>
    <w:p w14:paraId="16DD2123" w14:textId="77777777" w:rsidR="000D58ED" w:rsidRPr="00F20342" w:rsidRDefault="000D58ED" w:rsidP="000D58ED">
      <w:pPr>
        <w:rPr>
          <w:ins w:id="328" w:author="Wei Xiang" w:date="2024-11-18T14:45:00Z" w16du:dateUtc="2024-11-18T14:45:00Z"/>
          <w:highlight w:val="yellow"/>
        </w:rPr>
      </w:pPr>
      <w:ins w:id="329" w:author="Wei Xiang" w:date="2024-11-18T14:45:00Z" w16du:dateUtc="2024-11-18T14:45:00Z">
        <w:r w:rsidRPr="00F20342">
          <w:rPr>
            <w:highlight w:val="yellow"/>
          </w:rPr>
          <w:t>K.foespat4 the pre-fix "K" , need to match pre-fix 'BFIX"</w:t>
        </w:r>
      </w:ins>
    </w:p>
    <w:p w14:paraId="3C4CFFC0" w14:textId="77777777" w:rsidR="000D58ED" w:rsidRPr="00CE6628" w:rsidRDefault="000D58ED" w:rsidP="000D58ED">
      <w:pPr>
        <w:rPr>
          <w:ins w:id="330" w:author="Wei Xiang" w:date="2024-11-18T14:45:00Z" w16du:dateUtc="2024-11-18T14:45:00Z"/>
        </w:rPr>
      </w:pPr>
      <w:proofErr w:type="spellStart"/>
      <w:ins w:id="331" w:author="Wei Xiang" w:date="2024-11-18T14:45:00Z" w16du:dateUtc="2024-11-18T14:45:00Z">
        <w:r w:rsidRPr="00F20342">
          <w:rPr>
            <w:highlight w:val="yellow"/>
          </w:rPr>
          <w:t>i,e</w:t>
        </w:r>
        <w:proofErr w:type="spellEnd"/>
        <w:r w:rsidRPr="00F20342">
          <w:rPr>
            <w:highlight w:val="yellow"/>
          </w:rPr>
          <w:t xml:space="preserve"> change to "B.foespat4".  I tested it, it works.</w:t>
        </w:r>
      </w:ins>
    </w:p>
    <w:p w14:paraId="626AF419" w14:textId="77777777" w:rsidR="000D58ED" w:rsidRDefault="000D58ED" w:rsidP="000D58ED">
      <w:pPr>
        <w:rPr>
          <w:ins w:id="332" w:author="Wei Xiang" w:date="2024-11-18T14:43:00Z" w16du:dateUtc="2024-11-18T14:43:00Z"/>
        </w:rPr>
      </w:pPr>
    </w:p>
    <w:p w14:paraId="505F13E8" w14:textId="580C38BA" w:rsidR="000D58ED" w:rsidRPr="00587744" w:rsidRDefault="000D58ED" w:rsidP="000D58ED">
      <w:pPr>
        <w:rPr>
          <w:ins w:id="333" w:author="Wei Xiang" w:date="2024-11-18T14:47:00Z" w16du:dateUtc="2024-11-18T14:47:00Z"/>
        </w:rPr>
      </w:pPr>
      <w:ins w:id="334" w:author="Wei Xiang" w:date="2024-11-18T14:43:00Z" w16du:dateUtc="2024-11-18T14:43:00Z">
        <w:r>
          <w:t>2.</w:t>
        </w:r>
      </w:ins>
      <w:ins w:id="335" w:author="Wei Xiang" w:date="2024-11-18T14:46:00Z" w16du:dateUtc="2024-11-18T14:46:00Z">
        <w:r w:rsidRPr="000D58ED">
          <w:t xml:space="preserve"> </w:t>
        </w:r>
        <w:proofErr w:type="spellStart"/>
        <w:r>
          <w:t>BRPartyIDAccount</w:t>
        </w:r>
        <w:proofErr w:type="spellEnd"/>
        <w:r>
          <w:t>:</w:t>
        </w:r>
      </w:ins>
      <w:ins w:id="336" w:author="Wei Xiang" w:date="2024-11-18T14:47:00Z" w16du:dateUtc="2024-11-18T14:47:00Z">
        <w:r w:rsidRPr="000D58ED">
          <w:t xml:space="preserve"> </w:t>
        </w:r>
        <w:r w:rsidRPr="00587744">
          <w:t>].[</w:t>
        </w:r>
        <w:proofErr w:type="spellStart"/>
        <w:r w:rsidRPr="00587744">
          <w:t>FCCSystemDetails</w:t>
        </w:r>
        <w:proofErr w:type="spellEnd"/>
        <w:r w:rsidRPr="00587744">
          <w:t>].</w:t>
        </w:r>
      </w:ins>
    </w:p>
    <w:p w14:paraId="3600A15A" w14:textId="5FC95EF9" w:rsidR="000D58ED" w:rsidRPr="00587744" w:rsidRDefault="000D58ED" w:rsidP="000D58ED">
      <w:pPr>
        <w:rPr>
          <w:ins w:id="337" w:author="Wei Xiang" w:date="2024-11-18T14:47:00Z" w16du:dateUtc="2024-11-18T14:47:00Z"/>
        </w:rPr>
      </w:pPr>
      <w:ins w:id="338" w:author="Wei Xiang" w:date="2024-11-18T14:47:00Z" w16du:dateUtc="2024-11-18T14:47:00Z">
        <w:r w:rsidRPr="00587744">
          <w:t>I added below missing mapping, then the fields is populated, see below result.  </w:t>
        </w:r>
      </w:ins>
    </w:p>
    <w:p w14:paraId="513ACFB6" w14:textId="77777777" w:rsidR="000D58ED" w:rsidRPr="00587744" w:rsidRDefault="000D58ED" w:rsidP="000D58ED">
      <w:pPr>
        <w:rPr>
          <w:ins w:id="339" w:author="Wei Xiang" w:date="2024-11-18T14:47:00Z" w16du:dateUtc="2024-11-18T14:47:00Z"/>
        </w:rPr>
      </w:pPr>
      <w:ins w:id="340" w:author="Wei Xiang" w:date="2024-11-18T14:47:00Z" w16du:dateUtc="2024-11-18T14:47:00Z">
        <w:r w:rsidRPr="00587744">
          <w:rPr>
            <w:noProof/>
          </w:rPr>
          <w:drawing>
            <wp:inline distT="0" distB="0" distL="0" distR="0" wp14:anchorId="1360B005" wp14:editId="7F4D6AEE">
              <wp:extent cx="3152775" cy="447675"/>
              <wp:effectExtent l="0" t="0" r="0" b="0"/>
              <wp:docPr id="2082016099" name="Picture 4" descr="imag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" descr="image"/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152775" cy="447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FBD886E" w14:textId="583F6709" w:rsidR="000D58ED" w:rsidRPr="000D58ED" w:rsidRDefault="000D58ED" w:rsidP="000D58ED">
      <w:pPr>
        <w:rPr>
          <w:ins w:id="341" w:author="Wei Xiang" w:date="2024-11-18T14:42:00Z"/>
        </w:rPr>
      </w:pPr>
    </w:p>
    <w:p w14:paraId="3B377FB9" w14:textId="346390AD" w:rsidR="000D58ED" w:rsidRPr="000D58ED" w:rsidRDefault="000D58ED" w:rsidP="000D58ED">
      <w:pPr>
        <w:rPr>
          <w:ins w:id="342" w:author="Wei Xiang" w:date="2024-11-18T14:42:00Z"/>
        </w:rPr>
      </w:pPr>
      <w:ins w:id="343" w:author="Wei Xiang" w:date="2024-11-18T14:43:00Z" w16du:dateUtc="2024-11-18T14:43:00Z">
        <w:r>
          <w:t>3.</w:t>
        </w:r>
      </w:ins>
      <w:ins w:id="344" w:author="Wei Xiang" w:date="2024-11-18T14:46:00Z" w16du:dateUtc="2024-11-18T14:46:00Z">
        <w:r w:rsidRPr="000D58ED">
          <w:t xml:space="preserve"> </w:t>
        </w:r>
        <w:proofErr w:type="spellStart"/>
        <w:r>
          <w:t>BRPartyIDAccount</w:t>
        </w:r>
        <w:proofErr w:type="spellEnd"/>
        <w:r>
          <w:t xml:space="preserve">  -</w:t>
        </w:r>
      </w:ins>
      <w:proofErr w:type="spellStart"/>
      <w:ins w:id="345" w:author="Wei Xiang" w:date="2024-11-18T14:45:00Z" w16du:dateUtc="2024-11-18T14:45:00Z">
        <w:r>
          <w:t>CounterPartyID</w:t>
        </w:r>
        <w:proofErr w:type="spellEnd"/>
        <w:r>
          <w:t xml:space="preserve"> match: </w:t>
        </w:r>
      </w:ins>
      <w:ins w:id="346" w:author="Wei Xiang" w:date="2024-11-18T14:42:00Z">
        <w:r w:rsidRPr="000D58ED">
          <w:t>INSERT INTO [</w:t>
        </w:r>
        <w:proofErr w:type="spellStart"/>
        <w:r w:rsidRPr="000D58ED">
          <w:t>dbo</w:t>
        </w:r>
        <w:proofErr w:type="spellEnd"/>
        <w:r w:rsidRPr="000D58ED">
          <w:t>].[</w:t>
        </w:r>
        <w:proofErr w:type="spellStart"/>
        <w:r w:rsidRPr="000D58ED">
          <w:t>BR_ICBC_AcountMapping</w:t>
        </w:r>
        <w:proofErr w:type="spellEnd"/>
        <w:r w:rsidRPr="000D58ED">
          <w:t>]</w:t>
        </w:r>
      </w:ins>
    </w:p>
    <w:p w14:paraId="5B2BB54C" w14:textId="77777777" w:rsidR="000D58ED" w:rsidRPr="000D58ED" w:rsidRDefault="000D58ED" w:rsidP="000D58ED">
      <w:pPr>
        <w:rPr>
          <w:ins w:id="347" w:author="Wei Xiang" w:date="2024-11-18T14:42:00Z"/>
        </w:rPr>
      </w:pPr>
      <w:ins w:id="348" w:author="Wei Xiang" w:date="2024-11-18T14:42:00Z">
        <w:r w:rsidRPr="000D58ED">
          <w:t xml:space="preserve">           ([</w:t>
        </w:r>
        <w:proofErr w:type="spellStart"/>
        <w:r w:rsidRPr="000D58ED">
          <w:t>corr_sys_office_acct_subacc</w:t>
        </w:r>
        <w:proofErr w:type="spellEnd"/>
        <w:r w:rsidRPr="000D58ED">
          <w:t>]</w:t>
        </w:r>
      </w:ins>
    </w:p>
    <w:p w14:paraId="36D6FD53" w14:textId="77777777" w:rsidR="000D58ED" w:rsidRPr="000D58ED" w:rsidRDefault="000D58ED" w:rsidP="000D58ED">
      <w:pPr>
        <w:rPr>
          <w:ins w:id="349" w:author="Wei Xiang" w:date="2024-11-18T14:42:00Z"/>
        </w:rPr>
      </w:pPr>
      <w:ins w:id="350" w:author="Wei Xiang" w:date="2024-11-18T14:42:00Z">
        <w:r w:rsidRPr="000D58ED">
          <w:t xml:space="preserve">           ,[</w:t>
        </w:r>
        <w:proofErr w:type="spellStart"/>
        <w:r w:rsidRPr="000D58ED">
          <w:t>br_acct</w:t>
        </w:r>
        <w:proofErr w:type="spellEnd"/>
        <w:r w:rsidRPr="000D58ED">
          <w:t>]</w:t>
        </w:r>
      </w:ins>
    </w:p>
    <w:p w14:paraId="70C13563" w14:textId="77777777" w:rsidR="000D58ED" w:rsidRPr="000D58ED" w:rsidRDefault="000D58ED" w:rsidP="000D58ED">
      <w:pPr>
        <w:rPr>
          <w:ins w:id="351" w:author="Wei Xiang" w:date="2024-11-18T14:42:00Z"/>
        </w:rPr>
      </w:pPr>
      <w:ins w:id="352" w:author="Wei Xiang" w:date="2024-11-18T14:42:00Z">
        <w:r w:rsidRPr="000D58ED">
          <w:t xml:space="preserve">           ,[</w:t>
        </w:r>
        <w:proofErr w:type="spellStart"/>
        <w:r w:rsidRPr="000D58ED">
          <w:t>MS_Access_ID</w:t>
        </w:r>
        <w:proofErr w:type="spellEnd"/>
        <w:r w:rsidRPr="000D58ED">
          <w:t>]</w:t>
        </w:r>
      </w:ins>
    </w:p>
    <w:p w14:paraId="3F2A07CF" w14:textId="77777777" w:rsidR="000D58ED" w:rsidRPr="000D58ED" w:rsidRDefault="000D58ED" w:rsidP="000D58ED">
      <w:pPr>
        <w:rPr>
          <w:ins w:id="353" w:author="Wei Xiang" w:date="2024-11-18T14:42:00Z"/>
        </w:rPr>
      </w:pPr>
      <w:ins w:id="354" w:author="Wei Xiang" w:date="2024-11-18T14:42:00Z">
        <w:r w:rsidRPr="000D58ED">
          <w:t xml:space="preserve">           ,[CORR_CD]</w:t>
        </w:r>
      </w:ins>
    </w:p>
    <w:p w14:paraId="4A7A58F4" w14:textId="77777777" w:rsidR="000D58ED" w:rsidRPr="000D58ED" w:rsidRDefault="000D58ED" w:rsidP="000D58ED">
      <w:pPr>
        <w:rPr>
          <w:ins w:id="355" w:author="Wei Xiang" w:date="2024-11-18T14:42:00Z"/>
        </w:rPr>
      </w:pPr>
      <w:ins w:id="356" w:author="Wei Xiang" w:date="2024-11-18T14:42:00Z">
        <w:r w:rsidRPr="000D58ED">
          <w:t xml:space="preserve">           ,[SYS_CD]</w:t>
        </w:r>
      </w:ins>
    </w:p>
    <w:p w14:paraId="52B370CA" w14:textId="77777777" w:rsidR="000D58ED" w:rsidRPr="000D58ED" w:rsidRDefault="000D58ED" w:rsidP="000D58ED">
      <w:pPr>
        <w:rPr>
          <w:ins w:id="357" w:author="Wei Xiang" w:date="2024-11-18T14:42:00Z"/>
        </w:rPr>
      </w:pPr>
      <w:ins w:id="358" w:author="Wei Xiang" w:date="2024-11-18T14:42:00Z">
        <w:r w:rsidRPr="000D58ED">
          <w:t xml:space="preserve">           ,[OFFICE_CD]</w:t>
        </w:r>
      </w:ins>
    </w:p>
    <w:p w14:paraId="48FAE1A7" w14:textId="77777777" w:rsidR="000D58ED" w:rsidRPr="000D58ED" w:rsidRDefault="000D58ED" w:rsidP="000D58ED">
      <w:pPr>
        <w:rPr>
          <w:ins w:id="359" w:author="Wei Xiang" w:date="2024-11-18T14:42:00Z"/>
        </w:rPr>
      </w:pPr>
      <w:ins w:id="360" w:author="Wei Xiang" w:date="2024-11-18T14:42:00Z">
        <w:r w:rsidRPr="000D58ED">
          <w:t xml:space="preserve">           ,[ACCOUNT_CD]</w:t>
        </w:r>
      </w:ins>
    </w:p>
    <w:p w14:paraId="5BAFAF90" w14:textId="77777777" w:rsidR="000D58ED" w:rsidRPr="000D58ED" w:rsidRDefault="000D58ED" w:rsidP="000D58ED">
      <w:pPr>
        <w:rPr>
          <w:ins w:id="361" w:author="Wei Xiang" w:date="2024-11-18T14:42:00Z"/>
        </w:rPr>
      </w:pPr>
      <w:ins w:id="362" w:author="Wei Xiang" w:date="2024-11-18T14:42:00Z">
        <w:r w:rsidRPr="000D58ED">
          <w:t xml:space="preserve">           ,[SUB_ACCOUNT]</w:t>
        </w:r>
      </w:ins>
    </w:p>
    <w:p w14:paraId="7DEF16BA" w14:textId="77777777" w:rsidR="000D58ED" w:rsidRPr="000D58ED" w:rsidRDefault="000D58ED" w:rsidP="000D58ED">
      <w:pPr>
        <w:rPr>
          <w:ins w:id="363" w:author="Wei Xiang" w:date="2024-11-18T14:42:00Z"/>
        </w:rPr>
      </w:pPr>
      <w:ins w:id="364" w:author="Wei Xiang" w:date="2024-11-18T14:42:00Z">
        <w:r w:rsidRPr="000D58ED">
          <w:t xml:space="preserve">           ,[BPS_BRANCH]</w:t>
        </w:r>
      </w:ins>
    </w:p>
    <w:p w14:paraId="5847E198" w14:textId="77777777" w:rsidR="000D58ED" w:rsidRPr="000D58ED" w:rsidRDefault="000D58ED" w:rsidP="000D58ED">
      <w:pPr>
        <w:rPr>
          <w:ins w:id="365" w:author="Wei Xiang" w:date="2024-11-18T14:42:00Z"/>
        </w:rPr>
      </w:pPr>
      <w:ins w:id="366" w:author="Wei Xiang" w:date="2024-11-18T14:42:00Z">
        <w:r w:rsidRPr="000D58ED">
          <w:t xml:space="preserve">           ,[BPS_ACCOUNT]</w:t>
        </w:r>
      </w:ins>
    </w:p>
    <w:p w14:paraId="58A66028" w14:textId="77777777" w:rsidR="000D58ED" w:rsidRPr="000D58ED" w:rsidRDefault="000D58ED" w:rsidP="000D58ED">
      <w:pPr>
        <w:rPr>
          <w:ins w:id="367" w:author="Wei Xiang" w:date="2024-11-18T14:42:00Z"/>
        </w:rPr>
      </w:pPr>
      <w:ins w:id="368" w:author="Wei Xiang" w:date="2024-11-18T14:42:00Z">
        <w:r w:rsidRPr="000D58ED">
          <w:t xml:space="preserve">           ,[BPS_TYPE]</w:t>
        </w:r>
      </w:ins>
    </w:p>
    <w:p w14:paraId="01C3B381" w14:textId="77777777" w:rsidR="000D58ED" w:rsidRPr="000D58ED" w:rsidRDefault="000D58ED" w:rsidP="000D58ED">
      <w:pPr>
        <w:rPr>
          <w:ins w:id="369" w:author="Wei Xiang" w:date="2024-11-18T14:42:00Z"/>
        </w:rPr>
      </w:pPr>
      <w:ins w:id="370" w:author="Wei Xiang" w:date="2024-11-18T14:42:00Z">
        <w:r w:rsidRPr="000D58ED">
          <w:t xml:space="preserve">           ,[BPS_CHK_DIG]</w:t>
        </w:r>
      </w:ins>
    </w:p>
    <w:p w14:paraId="4BCA0E97" w14:textId="77777777" w:rsidR="000D58ED" w:rsidRPr="000D58ED" w:rsidRDefault="000D58ED" w:rsidP="000D58ED">
      <w:pPr>
        <w:rPr>
          <w:ins w:id="371" w:author="Wei Xiang" w:date="2024-11-18T14:42:00Z"/>
        </w:rPr>
      </w:pPr>
      <w:ins w:id="372" w:author="Wei Xiang" w:date="2024-11-18T14:42:00Z">
        <w:r w:rsidRPr="000D58ED">
          <w:t xml:space="preserve">           ,[TSS_SYS]</w:t>
        </w:r>
      </w:ins>
    </w:p>
    <w:p w14:paraId="219E8F93" w14:textId="77777777" w:rsidR="000D58ED" w:rsidRPr="000D58ED" w:rsidRDefault="000D58ED" w:rsidP="000D58ED">
      <w:pPr>
        <w:rPr>
          <w:ins w:id="373" w:author="Wei Xiang" w:date="2024-11-18T14:42:00Z"/>
        </w:rPr>
      </w:pPr>
      <w:ins w:id="374" w:author="Wei Xiang" w:date="2024-11-18T14:42:00Z">
        <w:r w:rsidRPr="000D58ED">
          <w:t xml:space="preserve">           ,[FED_FLAG]</w:t>
        </w:r>
      </w:ins>
    </w:p>
    <w:p w14:paraId="5AF6C747" w14:textId="77777777" w:rsidR="000D58ED" w:rsidRPr="000D58ED" w:rsidRDefault="000D58ED" w:rsidP="000D58ED">
      <w:pPr>
        <w:rPr>
          <w:ins w:id="375" w:author="Wei Xiang" w:date="2024-11-18T14:42:00Z"/>
        </w:rPr>
      </w:pPr>
      <w:ins w:id="376" w:author="Wei Xiang" w:date="2024-11-18T14:42:00Z">
        <w:r w:rsidRPr="000D58ED">
          <w:t xml:space="preserve">           ,[</w:t>
        </w:r>
        <w:proofErr w:type="spellStart"/>
        <w:r w:rsidRPr="000D58ED">
          <w:t>Aux_file</w:t>
        </w:r>
        <w:proofErr w:type="spellEnd"/>
        <w:r w:rsidRPr="000D58ED">
          <w:t>]</w:t>
        </w:r>
      </w:ins>
    </w:p>
    <w:p w14:paraId="4847D692" w14:textId="77777777" w:rsidR="000D58ED" w:rsidRPr="000D58ED" w:rsidRDefault="000D58ED" w:rsidP="000D58ED">
      <w:pPr>
        <w:rPr>
          <w:ins w:id="377" w:author="Wei Xiang" w:date="2024-11-18T14:42:00Z"/>
        </w:rPr>
      </w:pPr>
      <w:ins w:id="378" w:author="Wei Xiang" w:date="2024-11-18T14:42:00Z">
        <w:r w:rsidRPr="000D58ED">
          <w:t xml:space="preserve">           ,[</w:t>
        </w:r>
        <w:proofErr w:type="spellStart"/>
        <w:r w:rsidRPr="000D58ED">
          <w:t>Updated_from_John_Lee</w:t>
        </w:r>
        <w:proofErr w:type="spellEnd"/>
        <w:r w:rsidRPr="000D58ED">
          <w:t>]</w:t>
        </w:r>
      </w:ins>
    </w:p>
    <w:p w14:paraId="06FF6879" w14:textId="77777777" w:rsidR="000D58ED" w:rsidRPr="000D58ED" w:rsidRDefault="000D58ED" w:rsidP="000D58ED">
      <w:pPr>
        <w:rPr>
          <w:ins w:id="379" w:author="Wei Xiang" w:date="2024-11-18T14:42:00Z"/>
        </w:rPr>
      </w:pPr>
      <w:ins w:id="380" w:author="Wei Xiang" w:date="2024-11-18T14:42:00Z">
        <w:r w:rsidRPr="000D58ED">
          <w:t xml:space="preserve">           ,[</w:t>
        </w:r>
        <w:proofErr w:type="spellStart"/>
        <w:r w:rsidRPr="000D58ED">
          <w:t>Old_bps</w:t>
        </w:r>
        <w:proofErr w:type="spellEnd"/>
        <w:r w:rsidRPr="000D58ED">
          <w:t>]</w:t>
        </w:r>
      </w:ins>
    </w:p>
    <w:p w14:paraId="0F579DBC" w14:textId="77777777" w:rsidR="000D58ED" w:rsidRPr="000D58ED" w:rsidRDefault="000D58ED" w:rsidP="000D58ED">
      <w:pPr>
        <w:rPr>
          <w:ins w:id="381" w:author="Wei Xiang" w:date="2024-11-18T14:42:00Z"/>
        </w:rPr>
      </w:pPr>
      <w:ins w:id="382" w:author="Wei Xiang" w:date="2024-11-18T14:42:00Z">
        <w:r w:rsidRPr="000D58ED">
          <w:t xml:space="preserve">           ,[Old_bps1]</w:t>
        </w:r>
      </w:ins>
    </w:p>
    <w:p w14:paraId="2F4AFC7B" w14:textId="77777777" w:rsidR="000D58ED" w:rsidRPr="000D58ED" w:rsidRDefault="000D58ED" w:rsidP="000D58ED">
      <w:pPr>
        <w:rPr>
          <w:ins w:id="383" w:author="Wei Xiang" w:date="2024-11-18T14:42:00Z"/>
        </w:rPr>
      </w:pPr>
      <w:ins w:id="384" w:author="Wei Xiang" w:date="2024-11-18T14:42:00Z">
        <w:r w:rsidRPr="000D58ED">
          <w:t xml:space="preserve">           ,[</w:t>
        </w:r>
        <w:proofErr w:type="spellStart"/>
        <w:r w:rsidRPr="000D58ED">
          <w:t>Shortcode</w:t>
        </w:r>
        <w:proofErr w:type="spellEnd"/>
        <w:r w:rsidRPr="000D58ED">
          <w:t>]</w:t>
        </w:r>
      </w:ins>
    </w:p>
    <w:p w14:paraId="6AC4C396" w14:textId="77777777" w:rsidR="000D58ED" w:rsidRPr="000D58ED" w:rsidRDefault="000D58ED" w:rsidP="000D58ED">
      <w:pPr>
        <w:rPr>
          <w:ins w:id="385" w:author="Wei Xiang" w:date="2024-11-18T14:42:00Z"/>
        </w:rPr>
      </w:pPr>
      <w:ins w:id="386" w:author="Wei Xiang" w:date="2024-11-18T14:42:00Z">
        <w:r w:rsidRPr="000D58ED">
          <w:t xml:space="preserve">           ,[</w:t>
        </w:r>
        <w:proofErr w:type="spellStart"/>
        <w:r w:rsidRPr="000D58ED">
          <w:t>BREntityCode</w:t>
        </w:r>
        <w:proofErr w:type="spellEnd"/>
        <w:r w:rsidRPr="000D58ED">
          <w:t>])</w:t>
        </w:r>
      </w:ins>
    </w:p>
    <w:p w14:paraId="19904795" w14:textId="77777777" w:rsidR="000D58ED" w:rsidRPr="000D58ED" w:rsidRDefault="000D58ED" w:rsidP="000D58ED">
      <w:pPr>
        <w:rPr>
          <w:ins w:id="387" w:author="Wei Xiang" w:date="2024-11-18T14:42:00Z"/>
        </w:rPr>
      </w:pPr>
      <w:ins w:id="388" w:author="Wei Xiang" w:date="2024-11-18T14:42:00Z">
        <w:r w:rsidRPr="000D58ED">
          <w:t xml:space="preserve">     select NULL,NULL,NULL</w:t>
        </w:r>
        <w:r w:rsidRPr="000D58ED">
          <w:tab/>
          <w:t>,NULL</w:t>
        </w:r>
        <w:r w:rsidRPr="000D58ED">
          <w:tab/>
          <w:t>,'FOS'</w:t>
        </w:r>
        <w:r w:rsidRPr="000D58ED">
          <w:tab/>
          <w:t>,NULL,</w:t>
        </w:r>
        <w:r w:rsidRPr="000D58ED">
          <w:tab/>
          <w:t>'65041018'</w:t>
        </w:r>
        <w:r w:rsidRPr="000D58ED">
          <w:tab/>
          <w:t>,NULL</w:t>
        </w:r>
        <w:r w:rsidRPr="000D58ED">
          <w:tab/>
          <w:t>,'126',</w:t>
        </w:r>
        <w:r w:rsidRPr="000D58ED">
          <w:tab/>
          <w:t>'80008',</w:t>
        </w:r>
        <w:r w:rsidRPr="000D58ED">
          <w:tab/>
          <w:t>'9','6',</w:t>
        </w:r>
        <w:r w:rsidRPr="000D58ED">
          <w:tab/>
          <w:t>'FOS',</w:t>
        </w:r>
        <w:r w:rsidRPr="000D58ED">
          <w:tab/>
          <w:t>NULL,</w:t>
        </w:r>
        <w:r w:rsidRPr="000D58ED">
          <w:tab/>
          <w:t>NULL,</w:t>
        </w:r>
        <w:r w:rsidRPr="000D58ED">
          <w:tab/>
          <w:t>NULL,</w:t>
        </w:r>
        <w:r w:rsidRPr="000D58ED">
          <w:tab/>
          <w:t>NULL,</w:t>
        </w:r>
        <w:r w:rsidRPr="000D58ED">
          <w:tab/>
          <w:t>NULL,</w:t>
        </w:r>
        <w:r w:rsidRPr="000D58ED">
          <w:tab/>
          <w:t>'FEN PRE',</w:t>
        </w:r>
        <w:r w:rsidRPr="000D58ED">
          <w:tab/>
          <w:t>'4170'</w:t>
        </w:r>
      </w:ins>
    </w:p>
    <w:p w14:paraId="4F16DCCB" w14:textId="77777777" w:rsidR="000D58ED" w:rsidRPr="000D58ED" w:rsidRDefault="000D58ED" w:rsidP="000D58ED">
      <w:pPr>
        <w:rPr>
          <w:ins w:id="389" w:author="Wei Xiang" w:date="2024-11-18T14:42:00Z"/>
        </w:rPr>
      </w:pPr>
      <w:ins w:id="390" w:author="Wei Xiang" w:date="2024-11-18T14:42:00Z">
        <w:r w:rsidRPr="000D58ED">
          <w:t>GO</w:t>
        </w:r>
      </w:ins>
    </w:p>
    <w:p w14:paraId="13EBDF0C" w14:textId="3BD899AE" w:rsidR="000D58ED" w:rsidRDefault="005B4C3B">
      <w:pPr>
        <w:rPr>
          <w:ins w:id="391" w:author="Wei Xiang" w:date="2024-10-22T19:46:00Z" w16du:dateUtc="2024-10-22T19:46:00Z"/>
        </w:rPr>
      </w:pPr>
      <w:ins w:id="392" w:author="Wei Xiang" w:date="2024-11-18T14:47:00Z" w16du:dateUtc="2024-11-18T14:47:00Z">
        <w:r>
          <w:t>--------------------------------------------------------------------------------------------------</w:t>
        </w:r>
      </w:ins>
    </w:p>
    <w:p w14:paraId="152E2B79" w14:textId="77777777" w:rsidR="00FF2DCB" w:rsidRDefault="00FF2DCB">
      <w:pPr>
        <w:rPr>
          <w:ins w:id="393" w:author="Wei Xiang" w:date="2024-11-18T14:47:00Z" w16du:dateUtc="2024-11-18T14:47:00Z"/>
        </w:rPr>
      </w:pPr>
    </w:p>
    <w:p w14:paraId="3EEB5302" w14:textId="77777777" w:rsidR="00A35F03" w:rsidRDefault="00A35F03">
      <w:pPr>
        <w:rPr>
          <w:ins w:id="394" w:author="Wei Xiang" w:date="2024-11-18T14:47:00Z" w16du:dateUtc="2024-11-18T14:47:00Z"/>
        </w:rPr>
      </w:pPr>
    </w:p>
    <w:p w14:paraId="7A52D0CD" w14:textId="77777777" w:rsidR="00A35F03" w:rsidRDefault="00A35F03">
      <w:pPr>
        <w:rPr>
          <w:ins w:id="395" w:author="Wei Xiang" w:date="2024-11-18T14:47:00Z" w16du:dateUtc="2024-11-18T14:47:00Z"/>
        </w:rPr>
      </w:pPr>
    </w:p>
    <w:p w14:paraId="08678AF5" w14:textId="77777777" w:rsidR="00A35F03" w:rsidRDefault="00A35F03">
      <w:pPr>
        <w:rPr>
          <w:ins w:id="396" w:author="Wei Xiang" w:date="2024-11-18T14:47:00Z" w16du:dateUtc="2024-11-18T14:47:00Z"/>
        </w:rPr>
      </w:pPr>
    </w:p>
    <w:p w14:paraId="1EA24C53" w14:textId="77777777" w:rsidR="00A35F03" w:rsidRDefault="00A35F03">
      <w:pPr>
        <w:rPr>
          <w:ins w:id="397" w:author="Wei Xiang" w:date="2024-11-18T14:47:00Z" w16du:dateUtc="2024-11-18T14:47:00Z"/>
        </w:rPr>
      </w:pPr>
    </w:p>
    <w:p w14:paraId="7E7F57C2" w14:textId="77777777" w:rsidR="00A35F03" w:rsidRDefault="00A35F03">
      <w:pPr>
        <w:rPr>
          <w:ins w:id="398" w:author="Wei Xiang" w:date="2024-10-22T19:46:00Z" w16du:dateUtc="2024-10-22T19:46:00Z"/>
        </w:rPr>
      </w:pPr>
    </w:p>
    <w:p w14:paraId="53D41550" w14:textId="500095B7" w:rsidR="00FF2DCB" w:rsidRDefault="00FF2DCB">
      <w:pPr>
        <w:rPr>
          <w:ins w:id="399" w:author="Wei Xiang" w:date="2024-10-22T19:47:00Z" w16du:dateUtc="2024-10-22T19:47:00Z"/>
        </w:rPr>
      </w:pPr>
      <w:ins w:id="400" w:author="Wei Xiang" w:date="2024-10-22T19:47:00Z" w16du:dateUtc="2024-10-22T19:47:00Z">
        <w:r>
          <w:t>------Account</w:t>
        </w:r>
      </w:ins>
      <w:ins w:id="401" w:author="Wei Xiang" w:date="2024-11-05T19:42:00Z" w16du:dateUtc="2024-11-05T19:42:00Z">
        <w:r w:rsidR="003E05B3">
          <w:t xml:space="preserve"> and </w:t>
        </w:r>
        <w:proofErr w:type="spellStart"/>
        <w:r w:rsidR="003E05B3">
          <w:t>BREntityCode</w:t>
        </w:r>
      </w:ins>
      <w:proofErr w:type="spellEnd"/>
    </w:p>
    <w:p w14:paraId="60B044A7" w14:textId="4F3B03EC" w:rsidR="00FF2DCB" w:rsidRDefault="00FF2DCB">
      <w:pPr>
        <w:rPr>
          <w:ins w:id="402" w:author="Wei Xiang" w:date="2024-10-22T19:48:00Z" w16du:dateUtc="2024-10-22T19:48:00Z"/>
        </w:rPr>
      </w:pPr>
      <w:ins w:id="403" w:author="Wei Xiang" w:date="2024-10-22T19:47:00Z">
        <w:r w:rsidRPr="00FF2DCB">
          <w:t>they are added in SELECT [Trader]</w:t>
        </w:r>
        <w:r w:rsidRPr="00FF2DCB">
          <w:br/>
          <w:t>      ,[Account]</w:t>
        </w:r>
        <w:r w:rsidRPr="00FF2DCB">
          <w:br/>
          <w:t>  FROM [</w:t>
        </w:r>
        <w:proofErr w:type="spellStart"/>
        <w:r w:rsidRPr="00FF2DCB">
          <w:t>TradeLoadConfig</w:t>
        </w:r>
        <w:proofErr w:type="spellEnd"/>
        <w:r w:rsidRPr="00FF2DCB">
          <w:t>].[</w:t>
        </w:r>
        <w:proofErr w:type="spellStart"/>
        <w:r w:rsidRPr="00FF2DCB">
          <w:t>dbo</w:t>
        </w:r>
        <w:proofErr w:type="spellEnd"/>
        <w:r w:rsidRPr="00FF2DCB">
          <w:t>].[</w:t>
        </w:r>
        <w:proofErr w:type="spellStart"/>
        <w:r w:rsidRPr="00FF2DCB">
          <w:t>TraderConfig_manual_entry</w:t>
        </w:r>
        <w:proofErr w:type="spellEnd"/>
        <w:r w:rsidRPr="00FF2DCB">
          <w:t>]</w:t>
        </w:r>
      </w:ins>
    </w:p>
    <w:p w14:paraId="24DC5BC3" w14:textId="77777777" w:rsidR="00CE6628" w:rsidRDefault="00CE6628">
      <w:pPr>
        <w:rPr>
          <w:ins w:id="404" w:author="Wei Xiang" w:date="2024-10-22T19:48:00Z" w16du:dateUtc="2024-10-22T19:48:00Z"/>
        </w:rPr>
      </w:pPr>
    </w:p>
    <w:p w14:paraId="383DB874" w14:textId="77777777" w:rsidR="00CE6628" w:rsidRPr="00CE6628" w:rsidRDefault="00CE6628" w:rsidP="00CE6628">
      <w:pPr>
        <w:rPr>
          <w:ins w:id="405" w:author="Wei Xiang" w:date="2024-10-22T19:49:00Z"/>
        </w:rPr>
      </w:pPr>
      <w:ins w:id="406" w:author="Wei Xiang" w:date="2024-10-22T19:49:00Z">
        <w:r w:rsidRPr="00CE6628">
          <w:t>I found the root cause of the issue.</w:t>
        </w:r>
      </w:ins>
    </w:p>
    <w:p w14:paraId="32DA0465" w14:textId="77777777" w:rsidR="00CE6628" w:rsidRPr="00CE6628" w:rsidRDefault="00CE6628" w:rsidP="00CE6628">
      <w:pPr>
        <w:rPr>
          <w:ins w:id="407" w:author="Wei Xiang" w:date="2024-10-22T19:49:00Z"/>
        </w:rPr>
      </w:pPr>
      <w:ins w:id="408" w:author="Wei Xiang" w:date="2024-10-22T19:49:00Z">
        <w:r w:rsidRPr="00CE6628">
          <w:t> </w:t>
        </w:r>
      </w:ins>
    </w:p>
    <w:p w14:paraId="70E770C1" w14:textId="77777777" w:rsidR="00CE6628" w:rsidRPr="000D58ED" w:rsidRDefault="00CE6628" w:rsidP="00CE6628">
      <w:pPr>
        <w:rPr>
          <w:ins w:id="409" w:author="Wei Xiang" w:date="2024-10-22T19:49:00Z"/>
          <w:highlight w:val="yellow"/>
          <w:rPrChange w:id="410" w:author="Wei Xiang" w:date="2024-11-18T14:42:00Z" w16du:dateUtc="2024-11-18T14:42:00Z">
            <w:rPr>
              <w:ins w:id="411" w:author="Wei Xiang" w:date="2024-10-22T19:49:00Z"/>
            </w:rPr>
          </w:rPrChange>
        </w:rPr>
      </w:pPr>
      <w:ins w:id="412" w:author="Wei Xiang" w:date="2024-10-22T19:49:00Z">
        <w:r w:rsidRPr="000D58ED">
          <w:rPr>
            <w:highlight w:val="yellow"/>
            <w:rPrChange w:id="413" w:author="Wei Xiang" w:date="2024-11-18T14:42:00Z" w16du:dateUtc="2024-11-18T14:42:00Z">
              <w:rPr/>
            </w:rPrChange>
          </w:rPr>
          <w:t>K.foespat4 the pre-fix "K" , need to match pre-fix 'BFIX"</w:t>
        </w:r>
      </w:ins>
    </w:p>
    <w:p w14:paraId="79DD82B0" w14:textId="77777777" w:rsidR="00CE6628" w:rsidRPr="00CE6628" w:rsidRDefault="00CE6628" w:rsidP="00CE6628">
      <w:pPr>
        <w:rPr>
          <w:ins w:id="414" w:author="Wei Xiang" w:date="2024-10-22T19:49:00Z"/>
        </w:rPr>
      </w:pPr>
      <w:proofErr w:type="spellStart"/>
      <w:ins w:id="415" w:author="Wei Xiang" w:date="2024-10-22T19:49:00Z">
        <w:r w:rsidRPr="000D58ED">
          <w:rPr>
            <w:highlight w:val="yellow"/>
            <w:rPrChange w:id="416" w:author="Wei Xiang" w:date="2024-11-18T14:42:00Z" w16du:dateUtc="2024-11-18T14:42:00Z">
              <w:rPr/>
            </w:rPrChange>
          </w:rPr>
          <w:t>i,e</w:t>
        </w:r>
        <w:proofErr w:type="spellEnd"/>
        <w:r w:rsidRPr="000D58ED">
          <w:rPr>
            <w:highlight w:val="yellow"/>
            <w:rPrChange w:id="417" w:author="Wei Xiang" w:date="2024-11-18T14:42:00Z" w16du:dateUtc="2024-11-18T14:42:00Z">
              <w:rPr/>
            </w:rPrChange>
          </w:rPr>
          <w:t xml:space="preserve"> change to "B.foespat4".  I tested it, it works.</w:t>
        </w:r>
      </w:ins>
    </w:p>
    <w:p w14:paraId="41EB8D67" w14:textId="77777777" w:rsidR="00CE6628" w:rsidRPr="00CE6628" w:rsidRDefault="00CE6628" w:rsidP="00CE6628">
      <w:pPr>
        <w:rPr>
          <w:ins w:id="418" w:author="Wei Xiang" w:date="2024-10-22T19:49:00Z"/>
        </w:rPr>
      </w:pPr>
      <w:ins w:id="419" w:author="Wei Xiang" w:date="2024-10-22T19:49:00Z">
        <w:r w:rsidRPr="00CE6628">
          <w:t> </w:t>
        </w:r>
      </w:ins>
    </w:p>
    <w:p w14:paraId="049C7ED0" w14:textId="77777777" w:rsidR="00CE6628" w:rsidRPr="00CE6628" w:rsidRDefault="00CE6628" w:rsidP="00CE6628">
      <w:pPr>
        <w:rPr>
          <w:ins w:id="420" w:author="Wei Xiang" w:date="2024-10-22T19:49:00Z"/>
        </w:rPr>
      </w:pPr>
      <w:ins w:id="421" w:author="Wei Xiang" w:date="2024-10-22T19:49:00Z">
        <w:r w:rsidRPr="00CE6628">
          <w:t xml:space="preserve">Select * from </w:t>
        </w:r>
        <w:proofErr w:type="spellStart"/>
        <w:r w:rsidRPr="00CE6628">
          <w:t>DBo.Trade</w:t>
        </w:r>
        <w:proofErr w:type="spellEnd"/>
        <w:r w:rsidRPr="00CE6628">
          <w:t xml:space="preserve"> where </w:t>
        </w:r>
        <w:proofErr w:type="spellStart"/>
        <w:r w:rsidRPr="00CE6628">
          <w:t>processtype</w:t>
        </w:r>
        <w:proofErr w:type="spellEnd"/>
        <w:r w:rsidRPr="00CE6628">
          <w:t xml:space="preserve">='BFIX' and </w:t>
        </w:r>
        <w:proofErr w:type="spellStart"/>
        <w:r w:rsidRPr="00CE6628">
          <w:t>receivemessagekeyid</w:t>
        </w:r>
        <w:proofErr w:type="spellEnd"/>
        <w:r w:rsidRPr="00CE6628">
          <w:t xml:space="preserve"> in ( 479,128 )</w:t>
        </w:r>
      </w:ins>
    </w:p>
    <w:p w14:paraId="02B9B59A" w14:textId="77777777" w:rsidR="00CE6628" w:rsidRPr="00CE6628" w:rsidRDefault="00CE6628" w:rsidP="00CE6628">
      <w:pPr>
        <w:rPr>
          <w:ins w:id="422" w:author="Wei Xiang" w:date="2024-10-22T19:49:00Z"/>
        </w:rPr>
      </w:pPr>
      <w:ins w:id="423" w:author="Wei Xiang" w:date="2024-10-22T19:49:00Z">
        <w:r w:rsidRPr="00CE6628">
          <w:t> </w:t>
        </w:r>
      </w:ins>
    </w:p>
    <w:p w14:paraId="297885BA" w14:textId="71D7CE11" w:rsidR="00CE6628" w:rsidRPr="00CE6628" w:rsidRDefault="00CE6628" w:rsidP="00CE6628">
      <w:pPr>
        <w:rPr>
          <w:ins w:id="424" w:author="Wei Xiang" w:date="2024-10-22T19:49:00Z"/>
        </w:rPr>
      </w:pPr>
      <w:ins w:id="425" w:author="Wei Xiang" w:date="2024-10-22T19:49:00Z">
        <w:r w:rsidRPr="00CE6628">
          <w:rPr>
            <w:noProof/>
          </w:rPr>
          <w:drawing>
            <wp:inline distT="0" distB="0" distL="0" distR="0" wp14:anchorId="728D77E6" wp14:editId="32729C02">
              <wp:extent cx="5943600" cy="728345"/>
              <wp:effectExtent l="0" t="0" r="0" b="0"/>
              <wp:docPr id="1703836536" name="Picture 6" descr="imag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" descr="image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7283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3E61CEA" w14:textId="0FAEED91" w:rsidR="00CE6628" w:rsidRDefault="00CE6628" w:rsidP="00CE6628">
      <w:pPr>
        <w:rPr>
          <w:ins w:id="426" w:author="Wei Xiang" w:date="2024-10-22T19:46:00Z" w16du:dateUtc="2024-10-22T19:46:00Z"/>
        </w:rPr>
      </w:pPr>
      <w:ins w:id="427" w:author="Wei Xiang" w:date="2024-10-22T19:49:00Z">
        <w:r w:rsidRPr="00CE6628">
          <w:t> </w:t>
        </w:r>
      </w:ins>
    </w:p>
    <w:p w14:paraId="00D3777A" w14:textId="77777777" w:rsidR="00FF2DCB" w:rsidRDefault="00FF2DCB">
      <w:pPr>
        <w:rPr>
          <w:ins w:id="428" w:author="Wei Xiang" w:date="2024-10-22T19:46:00Z" w16du:dateUtc="2024-10-22T19:46:00Z"/>
        </w:rPr>
      </w:pPr>
    </w:p>
    <w:p w14:paraId="17FFD8AC" w14:textId="41D58522" w:rsidR="00FF2DCB" w:rsidRDefault="00FF2DCB">
      <w:pPr>
        <w:rPr>
          <w:ins w:id="429" w:author="Wei Xiang" w:date="2024-10-22T19:42:00Z" w16du:dateUtc="2024-10-22T19:42:00Z"/>
        </w:rPr>
      </w:pPr>
      <w:ins w:id="430" w:author="Wei Xiang" w:date="2024-10-22T19:46:00Z" w16du:dateUtc="2024-10-22T19:46:00Z">
        <w:r>
          <w:t>---------------</w:t>
        </w:r>
        <w:proofErr w:type="spellStart"/>
        <w:r>
          <w:t>B</w:t>
        </w:r>
      </w:ins>
      <w:ins w:id="431" w:author="Wei Xiang" w:date="2024-10-22T19:47:00Z" w16du:dateUtc="2024-10-22T19:47:00Z">
        <w:r>
          <w:t>RPartyIDAccount</w:t>
        </w:r>
      </w:ins>
      <w:proofErr w:type="spellEnd"/>
    </w:p>
    <w:p w14:paraId="0D57A7D5" w14:textId="77777777" w:rsidR="00587744" w:rsidRPr="00587744" w:rsidRDefault="00587744" w:rsidP="00587744">
      <w:pPr>
        <w:rPr>
          <w:ins w:id="432" w:author="Wei Xiang" w:date="2024-10-22T19:42:00Z"/>
        </w:rPr>
      </w:pPr>
      <w:ins w:id="433" w:author="Wei Xiang" w:date="2024-10-22T19:42:00Z">
        <w:r w:rsidRPr="00587744">
          <w:t>hi Ravi,  </w:t>
        </w:r>
      </w:ins>
    </w:p>
    <w:p w14:paraId="76CE5278" w14:textId="77777777" w:rsidR="00587744" w:rsidRPr="00587744" w:rsidRDefault="00587744" w:rsidP="00587744">
      <w:pPr>
        <w:rPr>
          <w:ins w:id="434" w:author="Wei Xiang" w:date="2024-10-22T19:42:00Z"/>
        </w:rPr>
      </w:pPr>
      <w:ins w:id="435" w:author="Wei Xiang" w:date="2024-10-22T19:42:00Z">
        <w:r w:rsidRPr="00587744">
          <w:t> </w:t>
        </w:r>
      </w:ins>
    </w:p>
    <w:p w14:paraId="643EB95B" w14:textId="77777777" w:rsidR="00587744" w:rsidRPr="00587744" w:rsidRDefault="00587744" w:rsidP="00587744">
      <w:pPr>
        <w:rPr>
          <w:ins w:id="436" w:author="Wei Xiang" w:date="2024-10-22T19:42:00Z"/>
        </w:rPr>
      </w:pPr>
      <w:ins w:id="437" w:author="Wei Xiang" w:date="2024-10-22T19:42:00Z">
        <w:r w:rsidRPr="00587744">
          <w:lastRenderedPageBreak/>
          <w:t xml:space="preserve">The reason </w:t>
        </w:r>
        <w:proofErr w:type="spellStart"/>
        <w:r w:rsidRPr="00587744">
          <w:t>BRPartyIDAccount</w:t>
        </w:r>
        <w:proofErr w:type="spellEnd"/>
        <w:r w:rsidRPr="00587744">
          <w:t xml:space="preserve"> is not populated is because mapping is missing in [</w:t>
        </w:r>
        <w:proofErr w:type="spellStart"/>
        <w:r w:rsidRPr="00587744">
          <w:t>TradeLoadConfig</w:t>
        </w:r>
        <w:proofErr w:type="spellEnd"/>
        <w:r w:rsidRPr="00587744">
          <w:t>].[</w:t>
        </w:r>
        <w:proofErr w:type="spellStart"/>
        <w:r w:rsidRPr="00587744">
          <w:t>dbo</w:t>
        </w:r>
        <w:proofErr w:type="spellEnd"/>
        <w:r w:rsidRPr="00587744">
          <w:t>].[</w:t>
        </w:r>
        <w:proofErr w:type="spellStart"/>
        <w:r w:rsidRPr="00587744">
          <w:t>FCCSystemDetails</w:t>
        </w:r>
        <w:proofErr w:type="spellEnd"/>
        <w:r w:rsidRPr="00587744">
          <w:t>].</w:t>
        </w:r>
      </w:ins>
    </w:p>
    <w:p w14:paraId="5559CA53" w14:textId="77777777" w:rsidR="00587744" w:rsidRPr="00587744" w:rsidRDefault="00587744" w:rsidP="00587744">
      <w:pPr>
        <w:rPr>
          <w:ins w:id="438" w:author="Wei Xiang" w:date="2024-10-22T19:42:00Z"/>
        </w:rPr>
      </w:pPr>
      <w:ins w:id="439" w:author="Wei Xiang" w:date="2024-10-22T19:42:00Z">
        <w:r w:rsidRPr="00587744">
          <w:t>I added below missing mapping, then the fields is populated, see below result. </w:t>
        </w:r>
      </w:ins>
    </w:p>
    <w:p w14:paraId="70B3AC10" w14:textId="77777777" w:rsidR="00587744" w:rsidRPr="00587744" w:rsidRDefault="00587744" w:rsidP="00587744">
      <w:pPr>
        <w:rPr>
          <w:ins w:id="440" w:author="Wei Xiang" w:date="2024-10-22T19:42:00Z"/>
        </w:rPr>
      </w:pPr>
      <w:ins w:id="441" w:author="Wei Xiang" w:date="2024-10-22T19:42:00Z">
        <w:r w:rsidRPr="00587744">
          <w:t xml:space="preserve">Note: I don't know what value should be </w:t>
        </w:r>
        <w:proofErr w:type="spellStart"/>
        <w:r w:rsidRPr="00587744">
          <w:t>forNewSystem</w:t>
        </w:r>
        <w:proofErr w:type="spellEnd"/>
        <w:r w:rsidRPr="00587744">
          <w:t>.  so I copied from another 4170 row. </w:t>
        </w:r>
      </w:ins>
    </w:p>
    <w:p w14:paraId="37DCE0D1" w14:textId="77777777" w:rsidR="00587744" w:rsidRPr="00587744" w:rsidRDefault="00587744" w:rsidP="00587744">
      <w:pPr>
        <w:rPr>
          <w:ins w:id="442" w:author="Wei Xiang" w:date="2024-10-22T19:42:00Z"/>
        </w:rPr>
      </w:pPr>
      <w:ins w:id="443" w:author="Wei Xiang" w:date="2024-10-22T19:42:00Z">
        <w:r w:rsidRPr="00587744">
          <w:t> </w:t>
        </w:r>
      </w:ins>
    </w:p>
    <w:p w14:paraId="2FA98745" w14:textId="1120EC35" w:rsidR="00587744" w:rsidRPr="00587744" w:rsidRDefault="00587744" w:rsidP="00587744">
      <w:pPr>
        <w:rPr>
          <w:ins w:id="444" w:author="Wei Xiang" w:date="2024-10-22T19:42:00Z"/>
        </w:rPr>
      </w:pPr>
      <w:ins w:id="445" w:author="Wei Xiang" w:date="2024-10-22T19:42:00Z">
        <w:r w:rsidRPr="00587744">
          <w:rPr>
            <w:noProof/>
          </w:rPr>
          <w:drawing>
            <wp:inline distT="0" distB="0" distL="0" distR="0" wp14:anchorId="7543FE29" wp14:editId="726B1566">
              <wp:extent cx="3152775" cy="447675"/>
              <wp:effectExtent l="0" t="0" r="0" b="0"/>
              <wp:docPr id="1949261218" name="Picture 4" descr="imag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" descr="image"/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152775" cy="447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5B737A3" w14:textId="0C1C6116" w:rsidR="00587744" w:rsidRPr="00587744" w:rsidRDefault="00587744" w:rsidP="00587744">
      <w:pPr>
        <w:rPr>
          <w:ins w:id="446" w:author="Wei Xiang" w:date="2024-10-22T19:42:00Z"/>
        </w:rPr>
      </w:pPr>
      <w:ins w:id="447" w:author="Wei Xiang" w:date="2024-10-22T19:42:00Z">
        <w:r w:rsidRPr="00587744">
          <w:t> </w:t>
        </w:r>
      </w:ins>
      <w:ins w:id="448" w:author="Wei Xiang" w:date="2024-10-22T19:47:00Z" w16du:dateUtc="2024-10-22T19:47:00Z">
        <w:r w:rsidR="00FF2DCB">
          <w:t>-------------------------</w:t>
        </w:r>
      </w:ins>
    </w:p>
    <w:p w14:paraId="30DE2C53" w14:textId="307ABF7D" w:rsidR="00587744" w:rsidRPr="00587744" w:rsidRDefault="00587744" w:rsidP="00587744">
      <w:pPr>
        <w:rPr>
          <w:ins w:id="449" w:author="Wei Xiang" w:date="2024-10-22T19:42:00Z"/>
        </w:rPr>
      </w:pPr>
      <w:ins w:id="450" w:author="Wei Xiang" w:date="2024-10-22T19:42:00Z">
        <w:r w:rsidRPr="00587744">
          <w:rPr>
            <w:noProof/>
          </w:rPr>
          <w:drawing>
            <wp:inline distT="0" distB="0" distL="0" distR="0" wp14:anchorId="4C7A5D3C" wp14:editId="6CAC7E6B">
              <wp:extent cx="5943600" cy="646430"/>
              <wp:effectExtent l="0" t="0" r="0" b="0"/>
              <wp:docPr id="888590017" name="Picture 3" descr="imag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 descr="image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646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69F930B" w14:textId="77777777" w:rsidR="00587744" w:rsidRDefault="00587744">
      <w:pPr>
        <w:rPr>
          <w:ins w:id="451" w:author="Wei Xiang" w:date="2024-11-15T17:42:00Z" w16du:dateUtc="2024-11-15T17:42:00Z"/>
        </w:rPr>
      </w:pPr>
    </w:p>
    <w:p w14:paraId="298527AB" w14:textId="77777777" w:rsidR="0095798E" w:rsidRDefault="0095798E">
      <w:pPr>
        <w:rPr>
          <w:ins w:id="452" w:author="Wei Xiang" w:date="2024-11-15T17:42:00Z" w16du:dateUtc="2024-11-15T17:42:00Z"/>
        </w:rPr>
      </w:pPr>
    </w:p>
    <w:p w14:paraId="67AFCBA9" w14:textId="77777777" w:rsidR="0095798E" w:rsidRDefault="0095798E">
      <w:pPr>
        <w:rPr>
          <w:ins w:id="453" w:author="Wei Xiang" w:date="2024-11-15T17:42:00Z" w16du:dateUtc="2024-11-15T17:42:00Z"/>
        </w:rPr>
      </w:pPr>
    </w:p>
    <w:p w14:paraId="4FA77EE3" w14:textId="159057F2" w:rsidR="0095798E" w:rsidRDefault="0022482D">
      <w:pPr>
        <w:rPr>
          <w:ins w:id="454" w:author="Wei Xiang" w:date="2024-11-15T17:45:00Z" w16du:dateUtc="2024-11-15T17:45:00Z"/>
        </w:rPr>
      </w:pPr>
      <w:proofErr w:type="spellStart"/>
      <w:ins w:id="455" w:author="Wei Xiang" w:date="2024-11-15T17:44:00Z" w16du:dateUtc="2024-11-15T17:44:00Z">
        <w:r>
          <w:t>MessageInbound</w:t>
        </w:r>
        <w:proofErr w:type="spellEnd"/>
        <w:r>
          <w:t xml:space="preserve"> -&gt; </w:t>
        </w:r>
      </w:ins>
      <w:ins w:id="456" w:author="Wei Xiang" w:date="2024-11-15T17:45:00Z" w16du:dateUtc="2024-11-15T17:45:00Z">
        <w:r>
          <w:t xml:space="preserve">Trade </w:t>
        </w:r>
      </w:ins>
      <w:ins w:id="457" w:author="Wei Xiang" w:date="2024-11-15T17:45:00Z">
        <w:r w:rsidRPr="0022482D">
          <w:t>[</w:t>
        </w:r>
        <w:proofErr w:type="spellStart"/>
        <w:r w:rsidRPr="0022482D">
          <w:t>ProcessTrade</w:t>
        </w:r>
        <w:proofErr w:type="spellEnd"/>
        <w:r w:rsidRPr="0022482D">
          <w:t>]</w:t>
        </w:r>
      </w:ins>
    </w:p>
    <w:p w14:paraId="5C71D9BF" w14:textId="0A4DC401" w:rsidR="0022482D" w:rsidRDefault="0022482D">
      <w:pPr>
        <w:rPr>
          <w:ins w:id="458" w:author="Wei Xiang" w:date="2024-11-15T17:45:00Z" w16du:dateUtc="2024-11-15T17:45:00Z"/>
        </w:rPr>
      </w:pPr>
      <w:proofErr w:type="spellStart"/>
      <w:ins w:id="459" w:author="Wei Xiang" w:date="2024-11-15T17:45:00Z">
        <w:r w:rsidRPr="0022482D">
          <w:t>sp_serviceBroker_add_trade</w:t>
        </w:r>
      </w:ins>
      <w:proofErr w:type="spellEnd"/>
    </w:p>
    <w:p w14:paraId="7670E077" w14:textId="726997EF" w:rsidR="0022482D" w:rsidRDefault="0022482D">
      <w:pPr>
        <w:rPr>
          <w:ins w:id="460" w:author="Wei Xiang" w:date="2024-11-15T17:45:00Z" w16du:dateUtc="2024-11-15T17:45:00Z"/>
        </w:rPr>
      </w:pPr>
      <w:proofErr w:type="spellStart"/>
      <w:ins w:id="461" w:author="Wei Xiang" w:date="2024-11-15T17:45:00Z" w16du:dateUtc="2024-11-15T17:45:00Z">
        <w:r w:rsidRPr="0022482D">
          <w:t>sp_serviceBroker_Receive_trade</w:t>
        </w:r>
        <w:proofErr w:type="spellEnd"/>
      </w:ins>
    </w:p>
    <w:p w14:paraId="16E90C43" w14:textId="77777777" w:rsidR="0022482D" w:rsidRDefault="0022482D" w:rsidP="0022482D">
      <w:pPr>
        <w:rPr>
          <w:ins w:id="462" w:author="Wei Xiang" w:date="2024-11-15T17:46:00Z" w16du:dateUtc="2024-11-15T17:46:00Z"/>
        </w:rPr>
      </w:pPr>
    </w:p>
    <w:p w14:paraId="05881ACB" w14:textId="77777777" w:rsidR="0022482D" w:rsidRDefault="0022482D" w:rsidP="0022482D">
      <w:pPr>
        <w:rPr>
          <w:ins w:id="463" w:author="Wei Xiang" w:date="2024-11-15T17:46:00Z" w16du:dateUtc="2024-11-15T17:46:00Z"/>
        </w:rPr>
      </w:pPr>
      <w:proofErr w:type="spellStart"/>
      <w:ins w:id="464" w:author="Wei Xiang" w:date="2024-11-15T17:46:00Z" w16du:dateUtc="2024-11-15T17:46:00Z">
        <w:r w:rsidRPr="0095798E">
          <w:t>sp_Load_OutrightTrades_realtime_oneby_one</w:t>
        </w:r>
        <w:proofErr w:type="spellEnd"/>
      </w:ins>
    </w:p>
    <w:p w14:paraId="264AFDDD" w14:textId="77777777" w:rsidR="0022482D" w:rsidRDefault="0022482D">
      <w:pPr>
        <w:rPr>
          <w:ins w:id="465" w:author="Wei Xiang" w:date="2024-11-15T17:42:00Z" w16du:dateUtc="2024-11-15T17:42:00Z"/>
        </w:rPr>
      </w:pPr>
    </w:p>
    <w:p w14:paraId="6AADF332" w14:textId="77777777" w:rsidR="0095798E" w:rsidRDefault="0095798E">
      <w:pPr>
        <w:rPr>
          <w:ins w:id="466" w:author="Wei Xiang" w:date="2024-11-15T17:42:00Z" w16du:dateUtc="2024-11-15T17:42:00Z"/>
        </w:rPr>
      </w:pPr>
    </w:p>
    <w:p w14:paraId="581FB621" w14:textId="2ED67634" w:rsidR="0095798E" w:rsidRDefault="0095798E" w:rsidP="0022482D">
      <w:ins w:id="467" w:author="Wei Xiang" w:date="2024-11-15T17:42:00Z" w16du:dateUtc="2024-11-15T17:42:00Z">
        <w:r>
          <w:t>Trade -&gt; MQ FI</w:t>
        </w:r>
      </w:ins>
      <w:ins w:id="468" w:author="Wei Xiang" w:date="2024-11-15T17:43:00Z" w16du:dateUtc="2024-11-15T17:43:00Z">
        <w:r>
          <w:t>X-&gt; Broadridge</w:t>
        </w:r>
      </w:ins>
    </w:p>
    <w:sectPr w:rsidR="009579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D511E6"/>
    <w:multiLevelType w:val="hybridMultilevel"/>
    <w:tmpl w:val="1D665B8A"/>
    <w:lvl w:ilvl="0" w:tplc="F53458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4157BD"/>
    <w:multiLevelType w:val="hybridMultilevel"/>
    <w:tmpl w:val="4AECC54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A993569"/>
    <w:multiLevelType w:val="hybridMultilevel"/>
    <w:tmpl w:val="9236AB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9F1430"/>
    <w:multiLevelType w:val="hybridMultilevel"/>
    <w:tmpl w:val="4A9EE9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BC3C96"/>
    <w:multiLevelType w:val="hybridMultilevel"/>
    <w:tmpl w:val="2EEA3B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7666146">
    <w:abstractNumId w:val="4"/>
  </w:num>
  <w:num w:numId="2" w16cid:durableId="1171725768">
    <w:abstractNumId w:val="1"/>
  </w:num>
  <w:num w:numId="3" w16cid:durableId="299774531">
    <w:abstractNumId w:val="0"/>
  </w:num>
  <w:num w:numId="4" w16cid:durableId="335499774">
    <w:abstractNumId w:val="2"/>
  </w:num>
  <w:num w:numId="5" w16cid:durableId="2120251311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Wei Xiang">
    <w15:presenceInfo w15:providerId="AD" w15:userId="S::wei.xiang@icbkfs.com::35f991f5-df45-4c10-a9ba-b6134fad2b1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trackRevisions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03E7"/>
    <w:rsid w:val="00000ECF"/>
    <w:rsid w:val="000057B1"/>
    <w:rsid w:val="00013A07"/>
    <w:rsid w:val="000177FA"/>
    <w:rsid w:val="00017908"/>
    <w:rsid w:val="00024F15"/>
    <w:rsid w:val="00056FEC"/>
    <w:rsid w:val="00060A62"/>
    <w:rsid w:val="00062A85"/>
    <w:rsid w:val="00071017"/>
    <w:rsid w:val="000B3DD7"/>
    <w:rsid w:val="000D58ED"/>
    <w:rsid w:val="000F20AC"/>
    <w:rsid w:val="0010354D"/>
    <w:rsid w:val="001035A7"/>
    <w:rsid w:val="00131A5B"/>
    <w:rsid w:val="00142755"/>
    <w:rsid w:val="0014751D"/>
    <w:rsid w:val="00147F6A"/>
    <w:rsid w:val="001636EF"/>
    <w:rsid w:val="00177ECB"/>
    <w:rsid w:val="00182D03"/>
    <w:rsid w:val="00182EB9"/>
    <w:rsid w:val="001C62FB"/>
    <w:rsid w:val="001D0777"/>
    <w:rsid w:val="001E3686"/>
    <w:rsid w:val="001E4744"/>
    <w:rsid w:val="001E7F94"/>
    <w:rsid w:val="001F3B6E"/>
    <w:rsid w:val="00205B51"/>
    <w:rsid w:val="002101DA"/>
    <w:rsid w:val="002106CD"/>
    <w:rsid w:val="00214E7F"/>
    <w:rsid w:val="00223EE6"/>
    <w:rsid w:val="0022482D"/>
    <w:rsid w:val="0024241A"/>
    <w:rsid w:val="0025216E"/>
    <w:rsid w:val="002671E4"/>
    <w:rsid w:val="00267F02"/>
    <w:rsid w:val="00304B0C"/>
    <w:rsid w:val="00336946"/>
    <w:rsid w:val="0035107D"/>
    <w:rsid w:val="00385404"/>
    <w:rsid w:val="00385A23"/>
    <w:rsid w:val="003E05B3"/>
    <w:rsid w:val="00436DB6"/>
    <w:rsid w:val="004433F5"/>
    <w:rsid w:val="00481716"/>
    <w:rsid w:val="004B582B"/>
    <w:rsid w:val="004C117D"/>
    <w:rsid w:val="004C2C40"/>
    <w:rsid w:val="004D580E"/>
    <w:rsid w:val="004E0F13"/>
    <w:rsid w:val="004E326C"/>
    <w:rsid w:val="004F1D7D"/>
    <w:rsid w:val="00522AA8"/>
    <w:rsid w:val="00531CCB"/>
    <w:rsid w:val="00550150"/>
    <w:rsid w:val="00553C50"/>
    <w:rsid w:val="005806E5"/>
    <w:rsid w:val="00587744"/>
    <w:rsid w:val="005A0319"/>
    <w:rsid w:val="005A31D5"/>
    <w:rsid w:val="005B4C3B"/>
    <w:rsid w:val="005B7D36"/>
    <w:rsid w:val="005D0938"/>
    <w:rsid w:val="005D7575"/>
    <w:rsid w:val="005F2BC3"/>
    <w:rsid w:val="005F5141"/>
    <w:rsid w:val="005F6232"/>
    <w:rsid w:val="005F76CE"/>
    <w:rsid w:val="006274D4"/>
    <w:rsid w:val="006505DE"/>
    <w:rsid w:val="00672B3A"/>
    <w:rsid w:val="00672E73"/>
    <w:rsid w:val="006F753F"/>
    <w:rsid w:val="0070096E"/>
    <w:rsid w:val="00702C44"/>
    <w:rsid w:val="007279E7"/>
    <w:rsid w:val="007479DD"/>
    <w:rsid w:val="00764DE3"/>
    <w:rsid w:val="00775535"/>
    <w:rsid w:val="0077572F"/>
    <w:rsid w:val="007931F4"/>
    <w:rsid w:val="007A66A5"/>
    <w:rsid w:val="007B03E7"/>
    <w:rsid w:val="007E12EB"/>
    <w:rsid w:val="00822A82"/>
    <w:rsid w:val="00823859"/>
    <w:rsid w:val="00823BD9"/>
    <w:rsid w:val="00830E84"/>
    <w:rsid w:val="008529AA"/>
    <w:rsid w:val="008633F5"/>
    <w:rsid w:val="008729F3"/>
    <w:rsid w:val="0088713E"/>
    <w:rsid w:val="008A16C3"/>
    <w:rsid w:val="008A3A6A"/>
    <w:rsid w:val="008A6F9F"/>
    <w:rsid w:val="008B0BE9"/>
    <w:rsid w:val="008B7B51"/>
    <w:rsid w:val="008E62F4"/>
    <w:rsid w:val="008F3270"/>
    <w:rsid w:val="008F6432"/>
    <w:rsid w:val="0090204B"/>
    <w:rsid w:val="00903197"/>
    <w:rsid w:val="00914EC4"/>
    <w:rsid w:val="00920DAD"/>
    <w:rsid w:val="00925853"/>
    <w:rsid w:val="00930EFE"/>
    <w:rsid w:val="0095798E"/>
    <w:rsid w:val="00965EBB"/>
    <w:rsid w:val="00972848"/>
    <w:rsid w:val="00986A0F"/>
    <w:rsid w:val="009C6668"/>
    <w:rsid w:val="009D031E"/>
    <w:rsid w:val="009E38A4"/>
    <w:rsid w:val="00A05038"/>
    <w:rsid w:val="00A1518C"/>
    <w:rsid w:val="00A154A6"/>
    <w:rsid w:val="00A25C34"/>
    <w:rsid w:val="00A33EAE"/>
    <w:rsid w:val="00A35F03"/>
    <w:rsid w:val="00A52DD6"/>
    <w:rsid w:val="00A91C25"/>
    <w:rsid w:val="00A927F8"/>
    <w:rsid w:val="00A93952"/>
    <w:rsid w:val="00A97414"/>
    <w:rsid w:val="00AC1FE0"/>
    <w:rsid w:val="00AF13D2"/>
    <w:rsid w:val="00B04048"/>
    <w:rsid w:val="00B35908"/>
    <w:rsid w:val="00B436A4"/>
    <w:rsid w:val="00B76A48"/>
    <w:rsid w:val="00BB24AA"/>
    <w:rsid w:val="00BC1CF9"/>
    <w:rsid w:val="00BD6074"/>
    <w:rsid w:val="00C4291C"/>
    <w:rsid w:val="00C57105"/>
    <w:rsid w:val="00C66DFA"/>
    <w:rsid w:val="00C711B1"/>
    <w:rsid w:val="00C938F7"/>
    <w:rsid w:val="00CA2337"/>
    <w:rsid w:val="00CC27B7"/>
    <w:rsid w:val="00CC70C7"/>
    <w:rsid w:val="00CE46BB"/>
    <w:rsid w:val="00CE6628"/>
    <w:rsid w:val="00CF393F"/>
    <w:rsid w:val="00D10399"/>
    <w:rsid w:val="00D336AB"/>
    <w:rsid w:val="00D57942"/>
    <w:rsid w:val="00DC6E46"/>
    <w:rsid w:val="00DD70E4"/>
    <w:rsid w:val="00DF1BF5"/>
    <w:rsid w:val="00E01F75"/>
    <w:rsid w:val="00E03E32"/>
    <w:rsid w:val="00E101E3"/>
    <w:rsid w:val="00E138EF"/>
    <w:rsid w:val="00E37417"/>
    <w:rsid w:val="00E663EE"/>
    <w:rsid w:val="00E86C51"/>
    <w:rsid w:val="00E93F6D"/>
    <w:rsid w:val="00ED6D60"/>
    <w:rsid w:val="00EF5439"/>
    <w:rsid w:val="00F06CF0"/>
    <w:rsid w:val="00F25165"/>
    <w:rsid w:val="00F36447"/>
    <w:rsid w:val="00F4134D"/>
    <w:rsid w:val="00F50FA0"/>
    <w:rsid w:val="00F652DC"/>
    <w:rsid w:val="00F700C2"/>
    <w:rsid w:val="00F94A18"/>
    <w:rsid w:val="00FC6766"/>
    <w:rsid w:val="00FF2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F09E6"/>
  <w15:docId w15:val="{FC93CAD9-952E-40A2-9002-D3395B0D9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03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03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03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03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03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03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03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03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03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03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03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03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03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03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03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03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03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03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03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03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03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03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03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03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03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03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03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03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03E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7B03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Revision">
    <w:name w:val="Revision"/>
    <w:hidden/>
    <w:uiPriority w:val="99"/>
    <w:semiHidden/>
    <w:rsid w:val="00550150"/>
    <w:pPr>
      <w:spacing w:after="0" w:line="240" w:lineRule="auto"/>
    </w:pPr>
  </w:style>
  <w:style w:type="paragraph" w:customStyle="1" w:styleId="commentcontentpara">
    <w:name w:val="commentcontentpara"/>
    <w:basedOn w:val="Normal"/>
    <w:rsid w:val="005501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8A3A6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A3A6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A3A6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3A6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3A6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8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052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5711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1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7210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6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0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8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6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3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0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3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86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22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3038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8856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package" Target="embeddings/Microsoft_Excel_Worksheet.xlsx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5332</TotalTime>
  <Pages>11</Pages>
  <Words>1179</Words>
  <Characters>6723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Xiang</dc:creator>
  <cp:keywords/>
  <dc:description/>
  <cp:lastModifiedBy>Wei Xiang</cp:lastModifiedBy>
  <cp:revision>82</cp:revision>
  <dcterms:created xsi:type="dcterms:W3CDTF">2024-05-14T17:43:00Z</dcterms:created>
  <dcterms:modified xsi:type="dcterms:W3CDTF">2024-11-18T14:47:00Z</dcterms:modified>
</cp:coreProperties>
</file>