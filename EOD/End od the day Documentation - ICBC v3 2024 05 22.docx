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A68F2" w14:textId="77777777" w:rsidR="00D00C94" w:rsidRDefault="00E349DF">
      <w:pPr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Step 1: Check DW Admin Log Entry Status</w:t>
      </w:r>
    </w:p>
    <w:p w14:paraId="3EB8CEFA" w14:textId="77777777" w:rsidR="00D00C94" w:rsidRDefault="00E349DF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Task: Run the query </w:t>
      </w:r>
      <w:r>
        <w:rPr>
          <w:rFonts w:ascii="Roboto" w:eastAsia="Roboto" w:hAnsi="Roboto" w:cs="Roboto"/>
          <w:i/>
          <w:sz w:val="24"/>
          <w:szCs w:val="24"/>
        </w:rPr>
        <w:t>SELECT * FROM dw.admin.log</w:t>
      </w:r>
    </w:p>
    <w:p w14:paraId="52E9161A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Ensure that the entry status is "started" for today's date.</w:t>
      </w:r>
      <w:r>
        <w:rPr>
          <w:rFonts w:ascii="Roboto" w:eastAsia="Roboto" w:hAnsi="Roboto" w:cs="Roboto"/>
          <w:sz w:val="24"/>
          <w:szCs w:val="24"/>
        </w:rPr>
        <w:br/>
      </w:r>
    </w:p>
    <w:p w14:paraId="5301BB1C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2: Verify NDM File Arrival</w:t>
      </w:r>
    </w:p>
    <w:p w14:paraId="04740EF2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Task: Check if all NDM files have arrived at a specific location. If files are not at the designated location, Contact Broadridge team to resend the files. </w:t>
      </w:r>
    </w:p>
    <w:p w14:paraId="736E115C" w14:textId="77777777" w:rsidR="00D00C94" w:rsidRDefault="00E349DF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4"/>
          <w:szCs w:val="24"/>
        </w:rPr>
        <w:t>Action: Verify the NDM files at the designated location.</w:t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color w:val="0000EE"/>
          <w:sz w:val="26"/>
          <w:szCs w:val="26"/>
          <w:highlight w:val="white"/>
          <w:u w:val="single"/>
        </w:rPr>
        <w:t>\\sql-clst-bpsa\data\impac\download\</w:t>
      </w:r>
      <w:r>
        <w:rPr>
          <w:color w:val="0000EE"/>
          <w:sz w:val="26"/>
          <w:szCs w:val="26"/>
          <w:highlight w:val="white"/>
          <w:u w:val="single"/>
        </w:rPr>
        <w:br/>
      </w:r>
    </w:p>
    <w:p w14:paraId="609CE025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Step 3: </w:t>
      </w:r>
      <w:r>
        <w:rPr>
          <w:rFonts w:ascii="Roboto" w:eastAsia="Roboto" w:hAnsi="Roboto" w:cs="Roboto"/>
          <w:b/>
          <w:sz w:val="26"/>
          <w:szCs w:val="26"/>
        </w:rPr>
        <w:br/>
      </w:r>
      <w:r>
        <w:rPr>
          <w:rFonts w:ascii="Roboto" w:eastAsia="Roboto" w:hAnsi="Roboto" w:cs="Roboto"/>
          <w:sz w:val="24"/>
          <w:szCs w:val="24"/>
        </w:rPr>
        <w:t>Task: Initiate the job (</w:t>
      </w:r>
      <w:commentRangeStart w:id="0"/>
      <w:r>
        <w:rPr>
          <w:rFonts w:ascii="Roboto" w:eastAsia="Roboto" w:hAnsi="Roboto" w:cs="Roboto"/>
          <w:sz w:val="24"/>
          <w:szCs w:val="24"/>
        </w:rPr>
        <w:t>COPY_LOCAL_TO_NDM</w:t>
      </w:r>
      <w:commentRangeEnd w:id="0"/>
      <w:r w:rsidR="006B0AD4">
        <w:rPr>
          <w:rStyle w:val="CommentReference"/>
        </w:rPr>
        <w:commentReference w:id="0"/>
      </w:r>
      <w:r>
        <w:rPr>
          <w:rFonts w:ascii="Roboto" w:eastAsia="Roboto" w:hAnsi="Roboto" w:cs="Roboto"/>
          <w:sz w:val="24"/>
          <w:szCs w:val="24"/>
        </w:rPr>
        <w:t>) on DW1 for file transfer.</w:t>
      </w:r>
    </w:p>
    <w:p w14:paraId="7D4FD0AB" w14:textId="3FE7DC3E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Start copying the NDM files to the desired destination.</w:t>
      </w:r>
      <w:r>
        <w:rPr>
          <w:rFonts w:ascii="Roboto" w:eastAsia="Roboto" w:hAnsi="Roboto" w:cs="Roboto"/>
          <w:sz w:val="24"/>
          <w:szCs w:val="24"/>
        </w:rPr>
        <w:br/>
      </w:r>
      <w:ins w:id="1" w:author="Wei Xiang" w:date="2024-05-16T13:35:00Z" w16du:dateUtc="2024-05-16T17:35:00Z">
        <w:r w:rsidR="00D36FB5" w:rsidRPr="00D36FB5">
          <w:rPr>
            <w:rFonts w:ascii="Roboto" w:eastAsia="Roboto" w:hAnsi="Roboto" w:cs="Roboto"/>
            <w:sz w:val="24"/>
            <w:szCs w:val="24"/>
          </w:rPr>
          <w:t xml:space="preserve">EXECUTE </w:t>
        </w:r>
        <w:proofErr w:type="spellStart"/>
        <w:r w:rsidR="00D36FB5" w:rsidRPr="00D36FB5">
          <w:rPr>
            <w:rFonts w:ascii="Roboto" w:eastAsia="Roboto" w:hAnsi="Roboto" w:cs="Roboto"/>
            <w:sz w:val="24"/>
            <w:szCs w:val="24"/>
          </w:rPr>
          <w:t>Master.dbo.xp_CmdShell</w:t>
        </w:r>
        <w:proofErr w:type="spellEnd"/>
        <w:r w:rsidR="00D36FB5" w:rsidRPr="00D36FB5">
          <w:rPr>
            <w:rFonts w:ascii="Roboto" w:eastAsia="Roboto" w:hAnsi="Roboto" w:cs="Roboto"/>
            <w:sz w:val="24"/>
            <w:szCs w:val="24"/>
          </w:rPr>
          <w:t xml:space="preserve">  'copy</w:t>
        </w:r>
      </w:ins>
    </w:p>
    <w:p w14:paraId="61AF3A6F" w14:textId="5D68CB88" w:rsidR="00D36FB5" w:rsidRDefault="001B1D8A">
      <w:pPr>
        <w:rPr>
          <w:ins w:id="2" w:author="Wei Xiang" w:date="2024-05-16T13:42:00Z" w16du:dateUtc="2024-05-16T17:42:00Z"/>
          <w:rFonts w:ascii="Roboto" w:eastAsia="Roboto" w:hAnsi="Roboto" w:cs="Roboto"/>
          <w:sz w:val="24"/>
          <w:szCs w:val="24"/>
        </w:rPr>
      </w:pPr>
      <w:ins w:id="3" w:author="Wei Xiang" w:date="2024-05-16T13:42:00Z" w16du:dateUtc="2024-05-16T17:42:00Z"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select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[IREP_DB]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[admin]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Get_SystemDate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()</w:t>
        </w:r>
      </w:ins>
      <w:ins w:id="4" w:author="Wei Xiang" w:date="2024-05-16T13:43:00Z" w16du:dateUtc="2024-05-16T17:43:00Z">
        <w:r w:rsidR="00972967">
          <w:rPr>
            <w:rFonts w:ascii="Consolas" w:hAnsi="Consolas" w:cs="Consolas"/>
            <w:color w:val="808080"/>
            <w:sz w:val="19"/>
            <w:szCs w:val="19"/>
            <w:lang w:val="en-US"/>
          </w:rPr>
          <w:t xml:space="preserve">   function</w:t>
        </w:r>
      </w:ins>
    </w:p>
    <w:p w14:paraId="5FCBE83A" w14:textId="3035387B" w:rsidR="001B1D8A" w:rsidRDefault="001B1D8A">
      <w:pPr>
        <w:rPr>
          <w:ins w:id="5" w:author="Wei Xiang" w:date="2024-05-16T13:43:00Z" w16du:dateUtc="2024-05-16T17:43:00Z"/>
          <w:rFonts w:ascii="Consolas" w:hAnsi="Consolas" w:cs="Consolas"/>
          <w:color w:val="000000"/>
          <w:sz w:val="19"/>
          <w:szCs w:val="19"/>
          <w:lang w:val="en-US"/>
        </w:rPr>
      </w:pPr>
      <w:ins w:id="6" w:author="Wei Xiang" w:date="2024-05-16T13:42:00Z" w16du:dateUtc="2024-05-16T17:42:00Z"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ROM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[IREP_DB]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System_Date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</w:ins>
    </w:p>
    <w:p w14:paraId="6277698A" w14:textId="7C7F8A66" w:rsidR="00BC41DD" w:rsidRDefault="00AF2FFA">
      <w:pPr>
        <w:rPr>
          <w:ins w:id="7" w:author="Wei Xiang" w:date="2024-05-16T13:49:00Z" w16du:dateUtc="2024-05-16T17:49:00Z"/>
          <w:rFonts w:ascii="Roboto" w:eastAsia="Roboto" w:hAnsi="Roboto" w:cs="Roboto"/>
          <w:sz w:val="24"/>
          <w:szCs w:val="24"/>
        </w:rPr>
      </w:pPr>
      <w:ins w:id="8" w:author="Wei Xiang" w:date="2024-05-16T13:44:00Z" w16du:dateUtc="2024-05-16T17:44:00Z">
        <w:r w:rsidRPr="00AF2FFA">
          <w:rPr>
            <w:rFonts w:ascii="Roboto" w:eastAsia="Roboto" w:hAnsi="Roboto" w:cs="Roboto"/>
            <w:sz w:val="24"/>
            <w:szCs w:val="24"/>
          </w:rPr>
          <w:t xml:space="preserve">'echo.' +  ' &gt; </w:t>
        </w:r>
        <w:r>
          <w:rPr>
            <w:rFonts w:ascii="Roboto" w:eastAsia="Roboto" w:hAnsi="Roboto" w:cs="Roboto"/>
            <w:sz w:val="24"/>
            <w:szCs w:val="24"/>
          </w:rPr>
          <w:fldChar w:fldCharType="begin"/>
        </w:r>
        <w:r>
          <w:rPr>
            <w:rFonts w:ascii="Roboto" w:eastAsia="Roboto" w:hAnsi="Roboto" w:cs="Roboto"/>
            <w:sz w:val="24"/>
            <w:szCs w:val="24"/>
          </w:rPr>
          <w:instrText>HYPERLINK "</w:instrText>
        </w:r>
        <w:r w:rsidRPr="00AF2FFA">
          <w:rPr>
            <w:rFonts w:ascii="Roboto" w:eastAsia="Roboto" w:hAnsi="Roboto" w:cs="Roboto"/>
            <w:sz w:val="24"/>
            <w:szCs w:val="24"/>
          </w:rPr>
          <w:instrText>\\\\10.1.10.9\\uatsftp\\icbc_fs_br\\IMPACT\\ICBUAT\\CopyLog</w:instrText>
        </w:r>
        <w:r>
          <w:rPr>
            <w:rFonts w:ascii="Roboto" w:eastAsia="Roboto" w:hAnsi="Roboto" w:cs="Roboto"/>
            <w:sz w:val="24"/>
            <w:szCs w:val="24"/>
          </w:rPr>
          <w:instrText>"</w:instrText>
        </w:r>
        <w:r>
          <w:rPr>
            <w:rFonts w:ascii="Roboto" w:eastAsia="Roboto" w:hAnsi="Roboto" w:cs="Roboto"/>
            <w:sz w:val="24"/>
            <w:szCs w:val="24"/>
          </w:rPr>
        </w:r>
        <w:r>
          <w:rPr>
            <w:rFonts w:ascii="Roboto" w:eastAsia="Roboto" w:hAnsi="Roboto" w:cs="Roboto"/>
            <w:sz w:val="24"/>
            <w:szCs w:val="24"/>
          </w:rPr>
          <w:fldChar w:fldCharType="separate"/>
        </w:r>
        <w:r w:rsidRPr="004A67B7">
          <w:rPr>
            <w:rStyle w:val="Hyperlink"/>
            <w:rFonts w:ascii="Roboto" w:eastAsia="Roboto" w:hAnsi="Roboto" w:cs="Roboto"/>
            <w:sz w:val="24"/>
            <w:szCs w:val="24"/>
          </w:rPr>
          <w:t>\\10.1.10.9\uatsftp\icbc_fs_br\IMPACT\ICBUAT\CopyLog</w:t>
        </w:r>
        <w:r>
          <w:rPr>
            <w:rFonts w:ascii="Roboto" w:eastAsia="Roboto" w:hAnsi="Roboto" w:cs="Roboto"/>
            <w:sz w:val="24"/>
            <w:szCs w:val="24"/>
          </w:rPr>
          <w:fldChar w:fldCharType="end"/>
        </w:r>
        <w:r w:rsidRPr="00AF2FFA">
          <w:rPr>
            <w:rFonts w:ascii="Roboto" w:eastAsia="Roboto" w:hAnsi="Roboto" w:cs="Roboto"/>
            <w:sz w:val="24"/>
            <w:szCs w:val="24"/>
          </w:rPr>
          <w:t>'</w:t>
        </w:r>
      </w:ins>
    </w:p>
    <w:p w14:paraId="3641425F" w14:textId="77777777" w:rsidR="00C06B65" w:rsidRDefault="00C06B65">
      <w:pPr>
        <w:rPr>
          <w:ins w:id="9" w:author="Wei Xiang" w:date="2024-05-16T13:49:00Z" w16du:dateUtc="2024-05-16T17:49:00Z"/>
          <w:rFonts w:ascii="Roboto" w:eastAsia="Roboto" w:hAnsi="Roboto" w:cs="Roboto"/>
          <w:sz w:val="24"/>
          <w:szCs w:val="24"/>
        </w:rPr>
      </w:pPr>
    </w:p>
    <w:p w14:paraId="1AADC8C7" w14:textId="77777777" w:rsidR="00C06B65" w:rsidRPr="00C06B65" w:rsidRDefault="00C06B65" w:rsidP="00C06B65">
      <w:pPr>
        <w:rPr>
          <w:ins w:id="10" w:author="Wei Xiang" w:date="2024-05-16T13:49:00Z" w16du:dateUtc="2024-05-16T17:49:00Z"/>
          <w:rFonts w:ascii="Roboto" w:eastAsia="Roboto" w:hAnsi="Roboto" w:cs="Roboto"/>
          <w:sz w:val="24"/>
          <w:szCs w:val="24"/>
        </w:rPr>
      </w:pPr>
      <w:ins w:id="11" w:author="Wei Xiang" w:date="2024-05-16T13:49:00Z" w16du:dateUtc="2024-05-16T17:49:00Z">
        <w:r w:rsidRPr="00C06B65">
          <w:rPr>
            <w:rFonts w:ascii="Roboto" w:eastAsia="Roboto" w:hAnsi="Roboto" w:cs="Roboto"/>
            <w:sz w:val="24"/>
            <w:szCs w:val="24"/>
          </w:rPr>
          <w:t xml:space="preserve">  delete from #R where [file] &lt;&gt; 1</w:t>
        </w:r>
      </w:ins>
    </w:p>
    <w:p w14:paraId="3581293D" w14:textId="17FC454D" w:rsidR="00C06B65" w:rsidRDefault="00C06B65" w:rsidP="00C06B65">
      <w:pPr>
        <w:rPr>
          <w:ins w:id="12" w:author="Wei Xiang" w:date="2024-05-16T13:49:00Z" w16du:dateUtc="2024-05-16T17:49:00Z"/>
          <w:rFonts w:ascii="Roboto" w:eastAsia="Roboto" w:hAnsi="Roboto" w:cs="Roboto"/>
          <w:sz w:val="24"/>
          <w:szCs w:val="24"/>
        </w:rPr>
      </w:pPr>
      <w:ins w:id="13" w:author="Wei Xiang" w:date="2024-05-16T13:49:00Z" w16du:dateUtc="2024-05-16T17:49:00Z">
        <w:r w:rsidRPr="00C06B65">
          <w:rPr>
            <w:rFonts w:ascii="Roboto" w:eastAsia="Roboto" w:hAnsi="Roboto" w:cs="Roboto"/>
            <w:sz w:val="24"/>
            <w:szCs w:val="24"/>
          </w:rPr>
          <w:t xml:space="preserve">  select </w:t>
        </w:r>
        <w:proofErr w:type="spellStart"/>
        <w:r w:rsidRPr="00C06B65">
          <w:rPr>
            <w:rFonts w:ascii="Roboto" w:eastAsia="Roboto" w:hAnsi="Roboto" w:cs="Roboto"/>
            <w:sz w:val="24"/>
            <w:szCs w:val="24"/>
          </w:rPr>
          <w:t>Subdirectory,Subdirectory</w:t>
        </w:r>
        <w:proofErr w:type="spellEnd"/>
        <w:r w:rsidRPr="00C06B65">
          <w:rPr>
            <w:rFonts w:ascii="Roboto" w:eastAsia="Roboto" w:hAnsi="Roboto" w:cs="Roboto"/>
            <w:sz w:val="24"/>
            <w:szCs w:val="24"/>
          </w:rPr>
          <w:t xml:space="preserve"> +@</w:t>
        </w:r>
        <w:proofErr w:type="spellStart"/>
        <w:r w:rsidRPr="00C06B65">
          <w:rPr>
            <w:rFonts w:ascii="Roboto" w:eastAsia="Roboto" w:hAnsi="Roboto" w:cs="Roboto"/>
            <w:sz w:val="24"/>
            <w:szCs w:val="24"/>
          </w:rPr>
          <w:t>Dateext</w:t>
        </w:r>
        <w:proofErr w:type="spellEnd"/>
        <w:r w:rsidRPr="00C06B65">
          <w:rPr>
            <w:rFonts w:ascii="Roboto" w:eastAsia="Roboto" w:hAnsi="Roboto" w:cs="Roboto"/>
            <w:sz w:val="24"/>
            <w:szCs w:val="24"/>
          </w:rPr>
          <w:t xml:space="preserve">   from #R</w:t>
        </w:r>
      </w:ins>
    </w:p>
    <w:p w14:paraId="10C1E4E5" w14:textId="77777777" w:rsidR="00C06B65" w:rsidRDefault="00C06B65" w:rsidP="00C06B65">
      <w:pPr>
        <w:rPr>
          <w:ins w:id="14" w:author="Wei Xiang" w:date="2024-05-16T13:44:00Z" w16du:dateUtc="2024-05-16T17:44:00Z"/>
          <w:rFonts w:ascii="Roboto" w:eastAsia="Roboto" w:hAnsi="Roboto" w:cs="Roboto"/>
          <w:sz w:val="24"/>
          <w:szCs w:val="24"/>
        </w:rPr>
      </w:pPr>
    </w:p>
    <w:p w14:paraId="274610C9" w14:textId="4AB194F6" w:rsidR="00AF2FFA" w:rsidRPr="00AF2FFA" w:rsidRDefault="00AF2FFA" w:rsidP="00AF2FFA">
      <w:pPr>
        <w:rPr>
          <w:ins w:id="15" w:author="Wei Xiang" w:date="2024-05-16T13:48:00Z" w16du:dateUtc="2024-05-16T17:48:00Z"/>
          <w:rFonts w:ascii="Roboto" w:eastAsia="Roboto" w:hAnsi="Roboto" w:cs="Roboto"/>
          <w:sz w:val="24"/>
          <w:szCs w:val="24"/>
        </w:rPr>
      </w:pPr>
      <w:ins w:id="16" w:author="Wei Xiang" w:date="2024-05-16T13:48:00Z" w16du:dateUtc="2024-05-16T17:48:00Z">
        <w:r w:rsidRPr="00AF2FFA">
          <w:rPr>
            <w:rFonts w:ascii="Roboto" w:eastAsia="Roboto" w:hAnsi="Roboto" w:cs="Roboto"/>
            <w:sz w:val="24"/>
            <w:szCs w:val="24"/>
          </w:rPr>
          <w:t>SELECT @Command = 'exec master..</w:t>
        </w:r>
        <w:proofErr w:type="spellStart"/>
        <w:r w:rsidRPr="00AF2FFA">
          <w:rPr>
            <w:rFonts w:ascii="Roboto" w:eastAsia="Roboto" w:hAnsi="Roboto" w:cs="Roboto"/>
            <w:sz w:val="24"/>
            <w:szCs w:val="24"/>
          </w:rPr>
          <w:t>xp_cmdShell</w:t>
        </w:r>
        <w:proofErr w:type="spellEnd"/>
        <w:r w:rsidRPr="00AF2FFA">
          <w:rPr>
            <w:rFonts w:ascii="Roboto" w:eastAsia="Roboto" w:hAnsi="Roboto" w:cs="Roboto"/>
            <w:sz w:val="24"/>
            <w:szCs w:val="24"/>
          </w:rPr>
          <w:t xml:space="preserve"> ' + '''rename  \\10.1.10.9\uatsftp\icbc_fs_br\IMPACT\ICBUAT\'+ cast(@Fname as varchar)+ '  '+  '' + cast(@FNewName as varchar) +''''  </w:t>
        </w:r>
      </w:ins>
    </w:p>
    <w:p w14:paraId="5AEA2B41" w14:textId="45FEB288" w:rsidR="00AF2FFA" w:rsidRDefault="00AF2FFA" w:rsidP="00AF2FFA">
      <w:pPr>
        <w:rPr>
          <w:ins w:id="17" w:author="Wei Xiang" w:date="2024-05-16T13:42:00Z" w16du:dateUtc="2024-05-16T17:42:00Z"/>
          <w:rFonts w:ascii="Roboto" w:eastAsia="Roboto" w:hAnsi="Roboto" w:cs="Roboto"/>
          <w:sz w:val="24"/>
          <w:szCs w:val="24"/>
        </w:rPr>
      </w:pPr>
      <w:ins w:id="18" w:author="Wei Xiang" w:date="2024-05-16T13:48:00Z" w16du:dateUtc="2024-05-16T17:48:00Z">
        <w:r w:rsidRPr="00AF2FFA">
          <w:rPr>
            <w:rFonts w:ascii="Roboto" w:eastAsia="Roboto" w:hAnsi="Roboto" w:cs="Roboto"/>
            <w:sz w:val="24"/>
            <w:szCs w:val="24"/>
          </w:rPr>
          <w:t xml:space="preserve">     </w:t>
        </w:r>
      </w:ins>
    </w:p>
    <w:p w14:paraId="56A5A142" w14:textId="77777777" w:rsidR="001B1D8A" w:rsidRDefault="001B1D8A">
      <w:pPr>
        <w:rPr>
          <w:rFonts w:ascii="Roboto" w:eastAsia="Roboto" w:hAnsi="Roboto" w:cs="Roboto"/>
          <w:sz w:val="24"/>
          <w:szCs w:val="24"/>
        </w:rPr>
      </w:pPr>
    </w:p>
    <w:p w14:paraId="7A05192B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4: Confirm File Copy Completion</w:t>
      </w:r>
    </w:p>
    <w:p w14:paraId="30A379F0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Ensure that all NDM files are successfully copied to the destination.</w:t>
      </w:r>
    </w:p>
    <w:p w14:paraId="0A89B4A6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Action: Check if the NDM files are present at the location: </w:t>
      </w:r>
      <w:r>
        <w:rPr>
          <w:rFonts w:ascii="Roboto" w:eastAsia="Roboto" w:hAnsi="Roboto" w:cs="Roboto"/>
          <w:color w:val="3C78D8"/>
          <w:sz w:val="24"/>
          <w:szCs w:val="24"/>
        </w:rPr>
        <w:t>\\10.224.15.97\nybr\FS_IC_BR\IMPACT\ICBCPROD</w:t>
      </w:r>
      <w:r>
        <w:rPr>
          <w:rFonts w:ascii="Roboto" w:eastAsia="Roboto" w:hAnsi="Roboto" w:cs="Roboto"/>
          <w:sz w:val="24"/>
          <w:szCs w:val="24"/>
        </w:rPr>
        <w:br/>
      </w:r>
    </w:p>
    <w:p w14:paraId="5FE3EA37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5:  NDM Files Loading from Stored Procedure (Runs Sequentially)</w:t>
      </w:r>
    </w:p>
    <w:p w14:paraId="459D3CBC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Start loading the received NDM files by running the job (</w:t>
      </w:r>
      <w:proofErr w:type="spellStart"/>
      <w:r>
        <w:rPr>
          <w:rFonts w:ascii="Roboto" w:eastAsia="Roboto" w:hAnsi="Roboto" w:cs="Roboto"/>
          <w:sz w:val="24"/>
          <w:szCs w:val="24"/>
        </w:rPr>
        <w:t>load_NDM_files_to_staging</w:t>
      </w:r>
      <w:proofErr w:type="spellEnd"/>
      <w:r>
        <w:rPr>
          <w:rFonts w:ascii="Roboto" w:eastAsia="Roboto" w:hAnsi="Roboto" w:cs="Roboto"/>
          <w:sz w:val="24"/>
          <w:szCs w:val="24"/>
        </w:rPr>
        <w:t>).</w:t>
      </w:r>
    </w:p>
    <w:p w14:paraId="34CA283C" w14:textId="77777777" w:rsidR="00780353" w:rsidRDefault="00E349DF">
      <w:pPr>
        <w:rPr>
          <w:ins w:id="19" w:author="Wei Xiang" w:date="2024-05-16T13:50:00Z" w16du:dateUtc="2024-05-16T17:50:00Z"/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Action: Initiate the job that loads entries into category load status after NDM messages (not loaded by package) are loaded into inbound table. </w:t>
      </w:r>
    </w:p>
    <w:p w14:paraId="108AADCB" w14:textId="3339EE68" w:rsidR="00780353" w:rsidRDefault="00780353" w:rsidP="005D76D2">
      <w:pPr>
        <w:pStyle w:val="ListParagraph"/>
        <w:numPr>
          <w:ilvl w:val="0"/>
          <w:numId w:val="1"/>
        </w:numPr>
        <w:rPr>
          <w:ins w:id="20" w:author="Wei Xiang" w:date="2024-05-16T15:20:00Z" w16du:dateUtc="2024-05-16T19:20:00Z"/>
          <w:rFonts w:ascii="Roboto" w:eastAsia="Roboto" w:hAnsi="Roboto" w:cs="Roboto"/>
          <w:sz w:val="24"/>
          <w:szCs w:val="24"/>
        </w:rPr>
      </w:pPr>
      <w:ins w:id="21" w:author="Wei Xiang" w:date="2024-05-16T13:50:00Z" w16du:dateUtc="2024-05-16T17:50:00Z">
        <w:r w:rsidRPr="005D76D2">
          <w:rPr>
            <w:rFonts w:ascii="Roboto" w:eastAsia="Roboto" w:hAnsi="Roboto" w:cs="Roboto"/>
            <w:sz w:val="24"/>
            <w:szCs w:val="24"/>
          </w:rPr>
          <w:t>Stored Procedure [</w:t>
        </w:r>
        <w:proofErr w:type="spellStart"/>
        <w:r w:rsidRPr="005D76D2">
          <w:rPr>
            <w:rFonts w:ascii="Roboto" w:eastAsia="Roboto" w:hAnsi="Roboto" w:cs="Roboto"/>
            <w:sz w:val="24"/>
            <w:szCs w:val="24"/>
          </w:rPr>
          <w:t>SP_Load_Daily_NDM_NDMInboundMSG</w:t>
        </w:r>
        <w:proofErr w:type="spellEnd"/>
        <w:r w:rsidRPr="005D76D2">
          <w:rPr>
            <w:rFonts w:ascii="Roboto" w:eastAsia="Roboto" w:hAnsi="Roboto" w:cs="Roboto"/>
            <w:sz w:val="24"/>
            <w:szCs w:val="24"/>
          </w:rPr>
          <w:t>]</w:t>
        </w:r>
      </w:ins>
    </w:p>
    <w:p w14:paraId="4956A451" w14:textId="398FE092" w:rsidR="00392EAA" w:rsidRPr="008F21F9" w:rsidRDefault="00392EAA" w:rsidP="00392EAA">
      <w:pPr>
        <w:pStyle w:val="ListParagraph"/>
        <w:numPr>
          <w:ilvl w:val="1"/>
          <w:numId w:val="1"/>
        </w:numPr>
        <w:rPr>
          <w:ins w:id="22" w:author="Wei Xiang" w:date="2024-05-16T15:32:00Z" w16du:dateUtc="2024-05-16T19:32:00Z"/>
          <w:rFonts w:ascii="Roboto" w:eastAsia="Roboto" w:hAnsi="Roboto" w:cs="Roboto"/>
          <w:sz w:val="24"/>
          <w:szCs w:val="24"/>
        </w:rPr>
      </w:pPr>
      <w:ins w:id="23" w:author="Wei Xiang" w:date="2024-05-16T15:20:00Z" w16du:dateUtc="2024-05-16T19:20:00Z">
        <w:r>
          <w:rPr>
            <w:rFonts w:ascii="Consolas" w:hAnsi="Consolas" w:cs="Consolas"/>
            <w:color w:val="008000"/>
            <w:sz w:val="19"/>
            <w:szCs w:val="19"/>
            <w:lang w:val="en-US"/>
          </w:rPr>
          <w:t>Change Date to file Date if Not Changed</w:t>
        </w:r>
      </w:ins>
    </w:p>
    <w:p w14:paraId="27856260" w14:textId="1F108CC6" w:rsidR="006812C3" w:rsidRPr="008F21F9" w:rsidRDefault="006812C3" w:rsidP="006812C3">
      <w:pPr>
        <w:pStyle w:val="ListParagraph"/>
        <w:numPr>
          <w:ilvl w:val="1"/>
          <w:numId w:val="1"/>
        </w:numPr>
        <w:rPr>
          <w:ins w:id="24" w:author="Wei Xiang" w:date="2024-05-16T15:33:00Z" w16du:dateUtc="2024-05-16T19:33:00Z"/>
          <w:rFonts w:ascii="Roboto" w:eastAsia="Roboto" w:hAnsi="Roboto" w:cs="Roboto"/>
          <w:sz w:val="24"/>
          <w:szCs w:val="24"/>
        </w:rPr>
      </w:pPr>
      <w:ins w:id="25" w:author="Wei Xiang" w:date="2024-05-16T15:32:00Z" w16du:dateUtc="2024-05-16T19:32:00Z"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delete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from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Irep_DB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stage_DailyNDMLog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</w:ins>
    </w:p>
    <w:p w14:paraId="130F58B9" w14:textId="29CCEAD4" w:rsidR="006812C3" w:rsidRPr="005021FA" w:rsidRDefault="006812C3" w:rsidP="00392EAA">
      <w:pPr>
        <w:pStyle w:val="ListParagraph"/>
        <w:numPr>
          <w:ilvl w:val="1"/>
          <w:numId w:val="1"/>
        </w:numPr>
        <w:rPr>
          <w:ins w:id="26" w:author="Wei Xiang" w:date="2024-05-16T15:37:00Z" w16du:dateUtc="2024-05-16T19:37:00Z"/>
          <w:rFonts w:ascii="Roboto" w:eastAsia="Roboto" w:hAnsi="Roboto" w:cs="Roboto"/>
          <w:sz w:val="24"/>
          <w:szCs w:val="24"/>
        </w:rPr>
      </w:pPr>
      <w:ins w:id="27" w:author="Wei Xiang" w:date="2024-05-16T15:33:00Z" w16du:dateUtc="2024-05-16T19:33:00Z"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lastRenderedPageBreak/>
          <w:t>insert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into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stage_DailyNDMLog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]  </w:t>
        </w:r>
      </w:ins>
      <w:ins w:id="28" w:author="Wei Xiang" w:date="2024-05-16T15:37:00Z" w16du:dateUtc="2024-05-16T19:37:00Z"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select * </w:t>
        </w:r>
        <w:r w:rsidR="009A29B8">
          <w:rPr>
            <w:rFonts w:ascii="Consolas" w:hAnsi="Consolas" w:cs="Consolas"/>
            <w:color w:val="0000FF"/>
            <w:sz w:val="19"/>
            <w:szCs w:val="19"/>
            <w:lang w:val="en-US"/>
          </w:rPr>
          <w:t>FROM</w:t>
        </w:r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[</w:t>
        </w:r>
        <w:proofErr w:type="spellStart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Irep_DB</w:t>
        </w:r>
        <w:proofErr w:type="spellEnd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 w:rsidR="009A29B8"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 w:rsidR="009A29B8"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IREP_NDMFileList</w:t>
        </w:r>
        <w:proofErr w:type="spellEnd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] </w:t>
        </w:r>
        <w:r w:rsidR="009A29B8">
          <w:rPr>
            <w:rFonts w:ascii="Consolas" w:hAnsi="Consolas" w:cs="Consolas"/>
            <w:color w:val="0000FF"/>
            <w:sz w:val="19"/>
            <w:szCs w:val="19"/>
            <w:lang w:val="en-US"/>
          </w:rPr>
          <w:t>where</w:t>
        </w:r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proofErr w:type="spellStart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>Isloaded</w:t>
        </w:r>
        <w:proofErr w:type="spellEnd"/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r w:rsidR="009A29B8">
          <w:rPr>
            <w:rFonts w:ascii="Consolas" w:hAnsi="Consolas" w:cs="Consolas"/>
            <w:color w:val="808080"/>
            <w:sz w:val="19"/>
            <w:szCs w:val="19"/>
            <w:lang w:val="en-US"/>
          </w:rPr>
          <w:t>=</w:t>
        </w:r>
        <w:r w:rsidR="009A29B8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1</w:t>
        </w:r>
      </w:ins>
    </w:p>
    <w:p w14:paraId="43C9B230" w14:textId="10F231DB" w:rsidR="009A29B8" w:rsidRDefault="009A29B8" w:rsidP="00392EAA">
      <w:pPr>
        <w:pStyle w:val="ListParagraph"/>
        <w:numPr>
          <w:ilvl w:val="1"/>
          <w:numId w:val="1"/>
        </w:numPr>
        <w:rPr>
          <w:ins w:id="29" w:author="Wei Xiang" w:date="2024-05-16T15:38:00Z" w16du:dateUtc="2024-05-16T19:38:00Z"/>
          <w:rFonts w:ascii="Roboto" w:eastAsia="Roboto" w:hAnsi="Roboto" w:cs="Roboto"/>
          <w:sz w:val="24"/>
          <w:szCs w:val="24"/>
        </w:rPr>
      </w:pPr>
      <w:ins w:id="30" w:author="Wei Xiang" w:date="2024-05-16T15:37:00Z" w16du:dateUtc="2024-05-16T19:37:00Z">
        <w:r>
          <w:rPr>
            <w:rFonts w:ascii="Roboto" w:eastAsia="Roboto" w:hAnsi="Roboto" w:cs="Roboto"/>
            <w:sz w:val="24"/>
            <w:szCs w:val="24"/>
          </w:rPr>
          <w:t xml:space="preserve">Loop for </w:t>
        </w:r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SELECT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fname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from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stage_DailyNDMLog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Roboto" w:eastAsia="Roboto" w:hAnsi="Roboto" w:cs="Roboto"/>
            <w:sz w:val="24"/>
            <w:szCs w:val="24"/>
          </w:rPr>
          <w:t xml:space="preserve"> </w:t>
        </w:r>
      </w:ins>
    </w:p>
    <w:p w14:paraId="4FF570AD" w14:textId="49A0E96A" w:rsidR="009A29B8" w:rsidRDefault="009A29B8" w:rsidP="008F21F9">
      <w:pPr>
        <w:pStyle w:val="ListParagraph"/>
        <w:numPr>
          <w:ilvl w:val="0"/>
          <w:numId w:val="2"/>
        </w:numPr>
        <w:rPr>
          <w:ins w:id="31" w:author="Wei Xiang" w:date="2024-05-16T15:38:00Z" w16du:dateUtc="2024-05-16T19:38:00Z"/>
          <w:rFonts w:ascii="Consolas" w:hAnsi="Consolas" w:cs="Consolas"/>
          <w:color w:val="FF0000"/>
          <w:sz w:val="19"/>
          <w:szCs w:val="19"/>
          <w:lang w:val="en-US"/>
        </w:rPr>
      </w:pPr>
      <w:ins w:id="32" w:author="Wei Xiang" w:date="2024-05-16T15:38:00Z" w16du:dateUtc="2024-05-16T19:38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Exec 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dbo.sp_load_NDMInboundMSG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:</w:t>
        </w:r>
      </w:ins>
    </w:p>
    <w:p w14:paraId="7C5A1E26" w14:textId="72797377" w:rsidR="009A29B8" w:rsidRDefault="00934B2D" w:rsidP="008F21F9">
      <w:pPr>
        <w:pStyle w:val="ListParagraph"/>
        <w:numPr>
          <w:ilvl w:val="0"/>
          <w:numId w:val="2"/>
        </w:numPr>
        <w:rPr>
          <w:ins w:id="33" w:author="Wei Xiang" w:date="2024-05-16T15:51:00Z" w16du:dateUtc="2024-05-16T19:51:00Z"/>
          <w:rFonts w:ascii="Consolas" w:hAnsi="Consolas" w:cs="Consolas"/>
          <w:color w:val="FF0000"/>
          <w:sz w:val="19"/>
          <w:szCs w:val="19"/>
          <w:lang w:val="en-US"/>
        </w:rPr>
      </w:pPr>
      <w:ins w:id="34" w:author="Wei Xiang" w:date="2024-05-16T15:51:00Z" w16du:dateUtc="2024-05-16T19:51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BULK INSERT 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v_IREP_NDMMessageInbound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 FROM</w:t>
        </w:r>
      </w:ins>
    </w:p>
    <w:p w14:paraId="035F3D5A" w14:textId="77777777" w:rsidR="00C27A2F" w:rsidRPr="00C27A2F" w:rsidRDefault="00C27A2F" w:rsidP="008F21F9">
      <w:pPr>
        <w:pStyle w:val="ListParagraph"/>
        <w:numPr>
          <w:ilvl w:val="0"/>
          <w:numId w:val="2"/>
        </w:numPr>
        <w:rPr>
          <w:ins w:id="35" w:author="Wei Xiang" w:date="2024-05-16T15:53:00Z" w16du:dateUtc="2024-05-16T19:53:00Z"/>
          <w:rFonts w:ascii="Consolas" w:hAnsi="Consolas" w:cs="Consolas"/>
          <w:color w:val="FF0000"/>
          <w:sz w:val="19"/>
          <w:szCs w:val="19"/>
          <w:lang w:val="en-US"/>
        </w:rPr>
      </w:pPr>
      <w:ins w:id="36" w:author="Wei Xiang" w:date="2024-05-16T15:53:00Z" w16du:dateUtc="2024-05-16T19:53:00Z"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DELETE FROM [</w:t>
        </w:r>
        <w:proofErr w:type="spellStart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irepndmmessageinbound</w:t>
        </w:r>
        <w:proofErr w:type="spellEnd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</w:t>
        </w:r>
      </w:ins>
    </w:p>
    <w:p w14:paraId="77C15E1D" w14:textId="7C30BFB4" w:rsidR="00C27A2F" w:rsidRPr="00C27A2F" w:rsidRDefault="00C27A2F" w:rsidP="008F21F9">
      <w:pPr>
        <w:pStyle w:val="ListParagraph"/>
        <w:numPr>
          <w:ilvl w:val="0"/>
          <w:numId w:val="2"/>
        </w:numPr>
        <w:rPr>
          <w:ins w:id="37" w:author="Wei Xiang" w:date="2024-05-16T15:53:00Z" w16du:dateUtc="2024-05-16T19:53:00Z"/>
          <w:rFonts w:ascii="Consolas" w:hAnsi="Consolas" w:cs="Consolas"/>
          <w:color w:val="FF0000"/>
          <w:sz w:val="19"/>
          <w:szCs w:val="19"/>
          <w:lang w:val="en-US"/>
        </w:rPr>
      </w:pPr>
      <w:ins w:id="38" w:author="Wei Xiang" w:date="2024-05-16T15:53:00Z" w16du:dateUtc="2024-05-16T19:53:00Z"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WHERE  id IN (SELECT id </w:t>
        </w:r>
      </w:ins>
    </w:p>
    <w:p w14:paraId="63F616E2" w14:textId="753758EB" w:rsidR="00934B2D" w:rsidRDefault="00C27A2F" w:rsidP="008F21F9">
      <w:pPr>
        <w:pStyle w:val="ListParagraph"/>
        <w:numPr>
          <w:ilvl w:val="3"/>
          <w:numId w:val="2"/>
        </w:numPr>
        <w:rPr>
          <w:ins w:id="39" w:author="Wei Xiang" w:date="2024-05-16T15:59:00Z" w16du:dateUtc="2024-05-16T19:59:00Z"/>
          <w:rFonts w:ascii="Consolas" w:hAnsi="Consolas" w:cs="Consolas"/>
          <w:color w:val="FF0000"/>
          <w:sz w:val="19"/>
          <w:szCs w:val="19"/>
          <w:lang w:val="en-US"/>
        </w:rPr>
      </w:pPr>
      <w:ins w:id="40" w:author="Wei Xiang" w:date="2024-05-16T15:53:00Z" w16du:dateUtc="2024-05-16T19:53:00Z"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FROM   [</w:t>
        </w:r>
        <w:proofErr w:type="spellStart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irep_ndmfilelist</w:t>
        </w:r>
        <w:proofErr w:type="spellEnd"/>
        <w:r w:rsidRPr="00C27A2F">
          <w:rPr>
            <w:rFonts w:ascii="Consolas" w:hAnsi="Consolas" w:cs="Consolas"/>
            <w:color w:val="FF0000"/>
            <w:sz w:val="19"/>
            <w:szCs w:val="19"/>
            <w:lang w:val="en-US"/>
          </w:rPr>
          <w:t>]</w:t>
        </w:r>
      </w:ins>
    </w:p>
    <w:p w14:paraId="1EEE73F7" w14:textId="2B662D26" w:rsidR="00960C54" w:rsidRDefault="00960C54" w:rsidP="008F21F9">
      <w:pPr>
        <w:pStyle w:val="ListParagraph"/>
        <w:numPr>
          <w:ilvl w:val="0"/>
          <w:numId w:val="2"/>
        </w:numPr>
        <w:rPr>
          <w:ins w:id="41" w:author="Wei Xiang" w:date="2024-05-16T15:59:00Z" w16du:dateUtc="2024-05-16T19:59:00Z"/>
          <w:rFonts w:ascii="Consolas" w:hAnsi="Consolas" w:cs="Consolas"/>
          <w:color w:val="FF0000"/>
          <w:sz w:val="19"/>
          <w:szCs w:val="19"/>
          <w:lang w:val="en-US"/>
        </w:rPr>
      </w:pPr>
      <w:ins w:id="42" w:author="Wei Xiang" w:date="2024-05-16T15:59:00Z" w16du:dateUtc="2024-05-16T19:59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Update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IREPNDMMessageInbound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 set ID =  ( select ID  from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IREP_NDMfilelist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where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ndmfilename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 like</w:t>
        </w:r>
      </w:ins>
    </w:p>
    <w:p w14:paraId="67FFE89C" w14:textId="77777777" w:rsidR="00960C54" w:rsidRPr="00960C54" w:rsidRDefault="00960C54" w:rsidP="008F21F9">
      <w:pPr>
        <w:pStyle w:val="ListParagraph"/>
        <w:numPr>
          <w:ilvl w:val="0"/>
          <w:numId w:val="2"/>
        </w:numPr>
        <w:rPr>
          <w:ins w:id="43" w:author="Wei Xiang" w:date="2024-05-16T15:59:00Z" w16du:dateUtc="2024-05-16T19:59:00Z"/>
          <w:rFonts w:ascii="Consolas" w:hAnsi="Consolas" w:cs="Consolas"/>
          <w:color w:val="FF0000"/>
          <w:sz w:val="19"/>
          <w:szCs w:val="19"/>
          <w:lang w:val="en-US"/>
        </w:rPr>
      </w:pPr>
      <w:ins w:id="44" w:author="Wei Xiang" w:date="2024-05-16T15:59:00Z" w16du:dateUtc="2024-05-16T19:59:00Z"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'Update [</w:t>
        </w:r>
        <w:proofErr w:type="spellStart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stage_DailyNDMLog</w:t>
        </w:r>
        <w:proofErr w:type="spellEnd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</w:t>
        </w:r>
      </w:ins>
    </w:p>
    <w:p w14:paraId="767F3B08" w14:textId="675B2B60" w:rsidR="00960C54" w:rsidRDefault="00960C54" w:rsidP="008F21F9">
      <w:pPr>
        <w:pStyle w:val="ListParagraph"/>
        <w:numPr>
          <w:ilvl w:val="2"/>
          <w:numId w:val="2"/>
        </w:numPr>
        <w:rPr>
          <w:ins w:id="45" w:author="Wei Xiang" w:date="2024-05-16T15:59:00Z" w16du:dateUtc="2024-05-16T19:59:00Z"/>
          <w:rFonts w:ascii="Consolas" w:hAnsi="Consolas" w:cs="Consolas"/>
          <w:color w:val="FF0000"/>
          <w:sz w:val="19"/>
          <w:szCs w:val="19"/>
          <w:lang w:val="en-US"/>
        </w:rPr>
      </w:pPr>
      <w:ins w:id="46" w:author="Wei Xiang" w:date="2024-05-16T15:59:00Z" w16du:dateUtc="2024-05-16T19:59:00Z"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set [</w:t>
        </w:r>
        <w:proofErr w:type="spellStart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IsloadedStaging</w:t>
        </w:r>
        <w:proofErr w:type="spellEnd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]  = 0 where  [</w:t>
        </w:r>
        <w:proofErr w:type="spellStart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Fname</w:t>
        </w:r>
        <w:proofErr w:type="spellEnd"/>
        <w:r w:rsidRPr="00960C54">
          <w:rPr>
            <w:rFonts w:ascii="Consolas" w:hAnsi="Consolas" w:cs="Consolas"/>
            <w:color w:val="FF0000"/>
            <w:sz w:val="19"/>
            <w:szCs w:val="19"/>
            <w:lang w:val="en-US"/>
          </w:rPr>
          <w:t>] = '''</w:t>
        </w:r>
      </w:ins>
    </w:p>
    <w:p w14:paraId="2AE7AEC2" w14:textId="29D3BE9C" w:rsidR="00960C54" w:rsidRDefault="00960C54" w:rsidP="00960C54">
      <w:pPr>
        <w:pStyle w:val="ListParagraph"/>
        <w:numPr>
          <w:ilvl w:val="0"/>
          <w:numId w:val="2"/>
        </w:numPr>
        <w:rPr>
          <w:ins w:id="47" w:author="Wei Xiang" w:date="2024-05-16T15:59:00Z" w16du:dateUtc="2024-05-16T19:59:00Z"/>
          <w:rFonts w:ascii="Consolas" w:hAnsi="Consolas" w:cs="Consolas"/>
          <w:color w:val="FF0000"/>
          <w:sz w:val="19"/>
          <w:szCs w:val="19"/>
          <w:lang w:val="en-US"/>
        </w:rPr>
      </w:pPr>
      <w:ins w:id="48" w:author="Wei Xiang" w:date="2024-05-16T15:59:00Z" w16du:dateUtc="2024-05-16T19:59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delete from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IREPNDMMessageInbound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where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len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(message) &lt; 150 and ID =  ( select ID  from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IREP_NDmfilelist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where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ndmfilename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 like</w:t>
        </w:r>
      </w:ins>
    </w:p>
    <w:p w14:paraId="0FACDABE" w14:textId="67DD9C3F" w:rsidR="00960C54" w:rsidRDefault="00960C54" w:rsidP="00960C54">
      <w:pPr>
        <w:pStyle w:val="ListParagraph"/>
        <w:numPr>
          <w:ilvl w:val="0"/>
          <w:numId w:val="2"/>
        </w:numPr>
        <w:rPr>
          <w:ins w:id="49" w:author="Wei Xiang" w:date="2024-05-16T16:00:00Z" w16du:dateUtc="2024-05-16T20:00:00Z"/>
          <w:rFonts w:ascii="Consolas" w:hAnsi="Consolas" w:cs="Consolas"/>
          <w:color w:val="FF0000"/>
          <w:sz w:val="19"/>
          <w:szCs w:val="19"/>
          <w:lang w:val="en-US"/>
        </w:rPr>
      </w:pPr>
      <w:ins w:id="50" w:author="Wei Xiang" w:date="2024-05-16T16:00:00Z" w16du:dateUtc="2024-05-16T20:00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delete from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IREPNDMMessageInbound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where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len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(message) &lt; 72 and ID =  ( select ID  from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IREP_NDmfilelist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where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ndmfilename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 like</w:t>
        </w:r>
      </w:ins>
    </w:p>
    <w:p w14:paraId="747A76D4" w14:textId="41EEA4C9" w:rsidR="00960C54" w:rsidRDefault="00960C54" w:rsidP="00960C54">
      <w:pPr>
        <w:pStyle w:val="ListParagraph"/>
        <w:numPr>
          <w:ilvl w:val="0"/>
          <w:numId w:val="2"/>
        </w:numPr>
        <w:rPr>
          <w:ins w:id="51" w:author="Wei Xiang" w:date="2024-05-16T16:00:00Z" w16du:dateUtc="2024-05-16T20:00:00Z"/>
          <w:rFonts w:ascii="Consolas" w:hAnsi="Consolas" w:cs="Consolas"/>
          <w:color w:val="FF0000"/>
          <w:sz w:val="19"/>
          <w:szCs w:val="19"/>
          <w:lang w:val="en-US"/>
        </w:rPr>
      </w:pPr>
      <w:ins w:id="52" w:author="Wei Xiang" w:date="2024-05-16T16:00:00Z" w16du:dateUtc="2024-05-16T20:00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delete from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IREPNDMMessageInbound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where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len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(message) &lt; 72 and ID =  ( select ID  from 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].[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IREP_NDmfilelist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] where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ndmfilename</w:t>
        </w:r>
        <w:proofErr w:type="spellEnd"/>
      </w:ins>
    </w:p>
    <w:p w14:paraId="72691B20" w14:textId="77777777" w:rsidR="00960C54" w:rsidRPr="00960C54" w:rsidRDefault="00960C54" w:rsidP="00960C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ins w:id="53" w:author="Wei Xiang" w:date="2024-05-16T16:00:00Z" w16du:dateUtc="2024-05-16T20:00:00Z"/>
          <w:rFonts w:ascii="Consolas" w:hAnsi="Consolas" w:cs="Consolas"/>
          <w:color w:val="000000"/>
          <w:sz w:val="19"/>
          <w:szCs w:val="19"/>
          <w:lang w:val="en-US"/>
        </w:rPr>
      </w:pPr>
      <w:ins w:id="54" w:author="Wei Xiang" w:date="2024-05-16T16:00:00Z" w16du:dateUtc="2024-05-16T20:00:00Z">
        <w:r w:rsidRPr="00960C54">
          <w:rPr>
            <w:rFonts w:ascii="Consolas" w:hAnsi="Consolas" w:cs="Consolas"/>
            <w:color w:val="0000FF"/>
            <w:sz w:val="19"/>
            <w:szCs w:val="19"/>
            <w:lang w:val="en-US"/>
          </w:rPr>
          <w:t>SELECT</w:t>
        </w:r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@Cnt </w:t>
        </w:r>
        <w:r w:rsidRPr="00960C54">
          <w:rPr>
            <w:rFonts w:ascii="Consolas" w:hAnsi="Consolas" w:cs="Consolas"/>
            <w:color w:val="808080"/>
            <w:sz w:val="19"/>
            <w:szCs w:val="19"/>
            <w:lang w:val="en-US"/>
          </w:rPr>
          <w:t>=</w:t>
        </w:r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r w:rsidRPr="00960C54">
          <w:rPr>
            <w:rFonts w:ascii="Consolas" w:hAnsi="Consolas" w:cs="Consolas"/>
            <w:color w:val="FF00FF"/>
            <w:sz w:val="19"/>
            <w:szCs w:val="19"/>
            <w:lang w:val="en-US"/>
          </w:rPr>
          <w:t>Count</w:t>
        </w:r>
        <w:r w:rsidRPr="00960C54">
          <w:rPr>
            <w:rFonts w:ascii="Consolas" w:hAnsi="Consolas" w:cs="Consolas"/>
            <w:color w:val="808080"/>
            <w:sz w:val="19"/>
            <w:szCs w:val="19"/>
            <w:lang w:val="en-US"/>
          </w:rPr>
          <w:t>(*)</w:t>
        </w:r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</w:ins>
    </w:p>
    <w:p w14:paraId="45429F40" w14:textId="6B01961E" w:rsidR="00960C54" w:rsidRPr="008F21F9" w:rsidRDefault="00960C54" w:rsidP="008F21F9">
      <w:pPr>
        <w:autoSpaceDE w:val="0"/>
        <w:autoSpaceDN w:val="0"/>
        <w:adjustRightInd w:val="0"/>
        <w:spacing w:line="240" w:lineRule="auto"/>
        <w:ind w:left="1800"/>
        <w:rPr>
          <w:ins w:id="55" w:author="Wei Xiang" w:date="2024-05-16T16:00:00Z" w16du:dateUtc="2024-05-16T20:00:00Z"/>
          <w:rFonts w:ascii="Consolas" w:hAnsi="Consolas" w:cs="Consolas"/>
          <w:color w:val="000000"/>
          <w:sz w:val="19"/>
          <w:szCs w:val="19"/>
          <w:lang w:val="en-US"/>
        </w:rPr>
      </w:pPr>
      <w:ins w:id="56" w:author="Wei Xiang" w:date="2024-05-16T16:00:00Z" w16du:dateUtc="2024-05-16T20:00:00Z"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   </w:t>
        </w:r>
        <w:r w:rsidRPr="008F21F9">
          <w:rPr>
            <w:rFonts w:ascii="Consolas" w:hAnsi="Consolas" w:cs="Consolas"/>
            <w:color w:val="0000FF"/>
            <w:sz w:val="19"/>
            <w:szCs w:val="19"/>
            <w:lang w:val="en-US"/>
          </w:rPr>
          <w:t>FROM</w:t>
        </w:r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 [</w:t>
        </w:r>
        <w:proofErr w:type="spellStart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 w:rsidRPr="008F21F9"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irepndmmessageinbound</w:t>
        </w:r>
        <w:proofErr w:type="spellEnd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] </w:t>
        </w:r>
      </w:ins>
    </w:p>
    <w:p w14:paraId="27E42135" w14:textId="77777777" w:rsidR="00960C54" w:rsidRPr="00960C54" w:rsidRDefault="00960C54" w:rsidP="008F21F9">
      <w:pPr>
        <w:pStyle w:val="ListParagraph"/>
        <w:autoSpaceDE w:val="0"/>
        <w:autoSpaceDN w:val="0"/>
        <w:adjustRightInd w:val="0"/>
        <w:spacing w:line="240" w:lineRule="auto"/>
        <w:ind w:left="2160"/>
        <w:rPr>
          <w:ins w:id="57" w:author="Wei Xiang" w:date="2024-05-16T16:00:00Z" w16du:dateUtc="2024-05-16T20:00:00Z"/>
          <w:rFonts w:ascii="Consolas" w:hAnsi="Consolas" w:cs="Consolas"/>
          <w:color w:val="000000"/>
          <w:sz w:val="19"/>
          <w:szCs w:val="19"/>
          <w:lang w:val="en-US"/>
        </w:rPr>
      </w:pPr>
      <w:ins w:id="58" w:author="Wei Xiang" w:date="2024-05-16T16:00:00Z" w16du:dateUtc="2024-05-16T20:00:00Z"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    </w:t>
        </w:r>
        <w:r w:rsidRPr="00960C54">
          <w:rPr>
            <w:rFonts w:ascii="Consolas" w:hAnsi="Consolas" w:cs="Consolas"/>
            <w:color w:val="0000FF"/>
            <w:sz w:val="19"/>
            <w:szCs w:val="19"/>
            <w:lang w:val="en-US"/>
          </w:rPr>
          <w:t>WHERE</w:t>
        </w:r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id </w:t>
        </w:r>
        <w:r w:rsidRPr="00960C54">
          <w:rPr>
            <w:rFonts w:ascii="Consolas" w:hAnsi="Consolas" w:cs="Consolas"/>
            <w:color w:val="808080"/>
            <w:sz w:val="19"/>
            <w:szCs w:val="19"/>
            <w:lang w:val="en-US"/>
          </w:rPr>
          <w:t>IN</w:t>
        </w:r>
        <w:r w:rsidRPr="00960C54">
          <w:rPr>
            <w:rFonts w:ascii="Consolas" w:hAnsi="Consolas" w:cs="Consolas"/>
            <w:color w:val="0000FF"/>
            <w:sz w:val="19"/>
            <w:szCs w:val="19"/>
            <w:lang w:val="en-US"/>
          </w:rPr>
          <w:t xml:space="preserve"> </w:t>
        </w:r>
        <w:r w:rsidRPr="00960C54">
          <w:rPr>
            <w:rFonts w:ascii="Consolas" w:hAnsi="Consolas" w:cs="Consolas"/>
            <w:color w:val="808080"/>
            <w:sz w:val="19"/>
            <w:szCs w:val="19"/>
            <w:lang w:val="en-US"/>
          </w:rPr>
          <w:t>(</w:t>
        </w:r>
        <w:r w:rsidRPr="00960C54">
          <w:rPr>
            <w:rFonts w:ascii="Consolas" w:hAnsi="Consolas" w:cs="Consolas"/>
            <w:color w:val="0000FF"/>
            <w:sz w:val="19"/>
            <w:szCs w:val="19"/>
            <w:lang w:val="en-US"/>
          </w:rPr>
          <w:t>SELECT</w:t>
        </w:r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id </w:t>
        </w:r>
      </w:ins>
    </w:p>
    <w:p w14:paraId="75DAC89D" w14:textId="77777777" w:rsidR="00960C54" w:rsidRPr="00960C54" w:rsidRDefault="00960C54" w:rsidP="008F21F9">
      <w:pPr>
        <w:pStyle w:val="ListParagraph"/>
        <w:autoSpaceDE w:val="0"/>
        <w:autoSpaceDN w:val="0"/>
        <w:adjustRightInd w:val="0"/>
        <w:spacing w:line="240" w:lineRule="auto"/>
        <w:ind w:left="2160"/>
        <w:rPr>
          <w:ins w:id="59" w:author="Wei Xiang" w:date="2024-05-16T16:00:00Z" w16du:dateUtc="2024-05-16T20:00:00Z"/>
          <w:rFonts w:ascii="Consolas" w:hAnsi="Consolas" w:cs="Consolas"/>
          <w:color w:val="000000"/>
          <w:sz w:val="19"/>
          <w:szCs w:val="19"/>
          <w:lang w:val="en-US"/>
        </w:rPr>
      </w:pPr>
      <w:ins w:id="60" w:author="Wei Xiang" w:date="2024-05-16T16:00:00Z" w16du:dateUtc="2024-05-16T20:00:00Z"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                  </w:t>
        </w:r>
        <w:r w:rsidRPr="00960C54">
          <w:rPr>
            <w:rFonts w:ascii="Consolas" w:hAnsi="Consolas" w:cs="Consolas"/>
            <w:color w:val="0000FF"/>
            <w:sz w:val="19"/>
            <w:szCs w:val="19"/>
            <w:lang w:val="en-US"/>
          </w:rPr>
          <w:t>FROM</w:t>
        </w:r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 [</w:t>
        </w:r>
        <w:proofErr w:type="spellStart"/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 w:rsidRPr="00960C54"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>irep_ndmfilelist</w:t>
        </w:r>
        <w:proofErr w:type="spellEnd"/>
        <w:r w:rsidRPr="00960C54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] </w:t>
        </w:r>
      </w:ins>
    </w:p>
    <w:p w14:paraId="00B63292" w14:textId="654F317C" w:rsidR="00960C54" w:rsidRDefault="00960C54" w:rsidP="00960C54">
      <w:pPr>
        <w:pStyle w:val="ListParagraph"/>
        <w:ind w:left="2160"/>
        <w:rPr>
          <w:ins w:id="61" w:author="Wei Xiang" w:date="2024-05-16T16:01:00Z" w16du:dateUtc="2024-05-16T20:01:00Z"/>
          <w:rFonts w:ascii="Consolas" w:hAnsi="Consolas" w:cs="Consolas"/>
          <w:color w:val="808080"/>
          <w:sz w:val="19"/>
          <w:szCs w:val="19"/>
          <w:lang w:val="en-US"/>
        </w:rPr>
      </w:pPr>
      <w:ins w:id="62" w:author="Wei Xiang" w:date="2024-05-16T16:00:00Z" w16du:dateUtc="2024-05-16T20:00:00Z"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                  </w:t>
        </w:r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WHERE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 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ndmfilename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LIKE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@NdmFilename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)</w:t>
        </w:r>
      </w:ins>
    </w:p>
    <w:p w14:paraId="1A610544" w14:textId="5E5403C2" w:rsidR="00960C54" w:rsidRPr="008F21F9" w:rsidRDefault="00960C54" w:rsidP="008F21F9">
      <w:pPr>
        <w:rPr>
          <w:ins w:id="63" w:author="Wei Xiang" w:date="2024-05-16T15:51:00Z" w16du:dateUtc="2024-05-16T19:51:00Z"/>
          <w:rFonts w:ascii="Consolas" w:hAnsi="Consolas" w:cs="Consolas"/>
          <w:color w:val="FF0000"/>
          <w:sz w:val="19"/>
          <w:szCs w:val="19"/>
          <w:lang w:val="en-US"/>
        </w:rPr>
      </w:pPr>
      <w:ins w:id="64" w:author="Wei Xiang" w:date="2024-05-16T16:01:00Z" w16du:dateUtc="2024-05-16T20:01:00Z">
        <w:r w:rsidRPr="008F21F9">
          <w:rPr>
            <w:rFonts w:ascii="Consolas" w:hAnsi="Consolas" w:cs="Consolas"/>
            <w:color w:val="0000FF"/>
            <w:sz w:val="19"/>
            <w:szCs w:val="19"/>
            <w:lang w:val="en-US"/>
          </w:rPr>
          <w:t>EXEC</w:t>
        </w:r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[</w:t>
        </w:r>
        <w:proofErr w:type="spellStart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 w:rsidRPr="008F21F9"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Sp_stage_tbl_audit</w:t>
        </w:r>
        <w:proofErr w:type="spellEnd"/>
        <w:r w:rsidRPr="008F21F9"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</w:ins>
    </w:p>
    <w:p w14:paraId="004F9EA3" w14:textId="77777777" w:rsidR="00934B2D" w:rsidRDefault="00934B2D" w:rsidP="005021FA">
      <w:pPr>
        <w:pStyle w:val="ListParagraph"/>
        <w:ind w:left="1440"/>
        <w:rPr>
          <w:ins w:id="65" w:author="Wei Xiang" w:date="2024-05-16T15:38:00Z" w16du:dateUtc="2024-05-16T19:38:00Z"/>
          <w:rFonts w:ascii="Roboto" w:eastAsia="Roboto" w:hAnsi="Roboto" w:cs="Roboto"/>
          <w:sz w:val="24"/>
          <w:szCs w:val="24"/>
        </w:rPr>
      </w:pPr>
    </w:p>
    <w:p w14:paraId="2681AD5B" w14:textId="77777777" w:rsidR="009E7DF9" w:rsidRDefault="00681902" w:rsidP="00681902">
      <w:pPr>
        <w:pStyle w:val="ListParagraph"/>
        <w:numPr>
          <w:ilvl w:val="1"/>
          <w:numId w:val="1"/>
        </w:numPr>
        <w:rPr>
          <w:ins w:id="66" w:author="Wei Xiang" w:date="2024-05-16T15:42:00Z" w16du:dateUtc="2024-05-16T19:42:00Z"/>
          <w:rFonts w:ascii="Roboto" w:eastAsia="Roboto" w:hAnsi="Roboto" w:cs="Roboto"/>
          <w:sz w:val="24"/>
          <w:szCs w:val="24"/>
        </w:rPr>
      </w:pPr>
      <w:ins w:id="67" w:author="Wei Xiang" w:date="2024-05-16T15:38:00Z" w16du:dateUtc="2024-05-16T19:38:00Z">
        <w:r w:rsidRPr="00681902">
          <w:rPr>
            <w:rFonts w:ascii="Roboto" w:eastAsia="Roboto" w:hAnsi="Roboto" w:cs="Roboto"/>
            <w:sz w:val="24"/>
            <w:szCs w:val="24"/>
          </w:rPr>
          <w:t xml:space="preserve">---added for category load status   </w:t>
        </w:r>
      </w:ins>
    </w:p>
    <w:p w14:paraId="6974AEA7" w14:textId="4C48F8E8" w:rsidR="00681902" w:rsidRDefault="009E7DF9" w:rsidP="008F21F9">
      <w:pPr>
        <w:pStyle w:val="ListParagraph"/>
        <w:ind w:left="1440"/>
        <w:rPr>
          <w:ins w:id="68" w:author="Wei Xiang" w:date="2024-05-16T15:42:00Z" w16du:dateUtc="2024-05-16T19:42:00Z"/>
          <w:rFonts w:ascii="Roboto" w:eastAsia="Roboto" w:hAnsi="Roboto" w:cs="Roboto"/>
          <w:sz w:val="24"/>
          <w:szCs w:val="24"/>
        </w:rPr>
      </w:pPr>
      <w:ins w:id="69" w:author="Wei Xiang" w:date="2024-05-16T15:42:00Z" w16du:dateUtc="2024-05-16T19:42:00Z">
        <w:r w:rsidRPr="00681902">
          <w:rPr>
            <w:rFonts w:ascii="Roboto" w:eastAsia="Roboto" w:hAnsi="Roboto" w:cs="Roboto"/>
            <w:sz w:val="24"/>
            <w:szCs w:val="24"/>
          </w:rPr>
          <w:t>insert into</w:t>
        </w:r>
        <w:r>
          <w:rPr>
            <w:rFonts w:ascii="Roboto" w:eastAsia="Roboto" w:hAnsi="Roboto" w:cs="Roboto"/>
            <w:sz w:val="24"/>
            <w:szCs w:val="24"/>
          </w:rPr>
          <w:t xml:space="preserve"> </w:t>
        </w:r>
        <w:proofErr w:type="spellStart"/>
        <w:r w:rsidRPr="00681902">
          <w:rPr>
            <w:rFonts w:ascii="Roboto" w:eastAsia="Roboto" w:hAnsi="Roboto" w:cs="Roboto"/>
            <w:sz w:val="24"/>
            <w:szCs w:val="24"/>
          </w:rPr>
          <w:t>dbo.CATEGORY_LOAD_STATUS</w:t>
        </w:r>
        <w:proofErr w:type="spellEnd"/>
        <w:r w:rsidRPr="00681902">
          <w:rPr>
            <w:rFonts w:ascii="Roboto" w:eastAsia="Roboto" w:hAnsi="Roboto" w:cs="Roboto"/>
            <w:sz w:val="24"/>
            <w:szCs w:val="24"/>
          </w:rPr>
          <w:t>(CATEGORY,</w:t>
        </w:r>
        <w:r>
          <w:rPr>
            <w:rFonts w:ascii="Roboto" w:eastAsia="Roboto" w:hAnsi="Roboto" w:cs="Roboto"/>
            <w:sz w:val="24"/>
            <w:szCs w:val="24"/>
          </w:rPr>
          <w:t xml:space="preserve"> </w:t>
        </w:r>
        <w:r w:rsidRPr="00681902">
          <w:rPr>
            <w:rFonts w:ascii="Roboto" w:eastAsia="Roboto" w:hAnsi="Roboto" w:cs="Roboto"/>
            <w:sz w:val="24"/>
            <w:szCs w:val="24"/>
          </w:rPr>
          <w:t>ASOF_BUSINESS_DATE,</w:t>
        </w:r>
        <w:r>
          <w:rPr>
            <w:rFonts w:ascii="Roboto" w:eastAsia="Roboto" w:hAnsi="Roboto" w:cs="Roboto"/>
            <w:sz w:val="24"/>
            <w:szCs w:val="24"/>
          </w:rPr>
          <w:t xml:space="preserve"> </w:t>
        </w:r>
        <w:proofErr w:type="spellStart"/>
        <w:r w:rsidRPr="00681902">
          <w:rPr>
            <w:rFonts w:ascii="Roboto" w:eastAsia="Roboto" w:hAnsi="Roboto" w:cs="Roboto"/>
            <w:sz w:val="24"/>
            <w:szCs w:val="24"/>
          </w:rPr>
          <w:t>TIME_LOADED,JobEnabled</w:t>
        </w:r>
        <w:proofErr w:type="spellEnd"/>
        <w:r w:rsidRPr="00681902">
          <w:rPr>
            <w:rFonts w:ascii="Roboto" w:eastAsia="Roboto" w:hAnsi="Roboto" w:cs="Roboto"/>
            <w:sz w:val="24"/>
            <w:szCs w:val="24"/>
          </w:rPr>
          <w:t>)</w:t>
        </w:r>
      </w:ins>
    </w:p>
    <w:p w14:paraId="72D1B2ED" w14:textId="35C1A760" w:rsidR="009E7DF9" w:rsidRPr="008F21F9" w:rsidRDefault="009E7DF9" w:rsidP="00681902">
      <w:pPr>
        <w:pStyle w:val="ListParagraph"/>
        <w:numPr>
          <w:ilvl w:val="1"/>
          <w:numId w:val="1"/>
        </w:numPr>
        <w:rPr>
          <w:ins w:id="70" w:author="Wei Xiang" w:date="2024-05-16T15:42:00Z" w16du:dateUtc="2024-05-16T19:42:00Z"/>
          <w:rFonts w:ascii="Roboto" w:eastAsia="Roboto" w:hAnsi="Roboto" w:cs="Roboto"/>
          <w:sz w:val="24"/>
          <w:szCs w:val="24"/>
        </w:rPr>
      </w:pPr>
      <w:ins w:id="71" w:author="Wei Xiang" w:date="2024-05-16T15:42:00Z" w16du:dateUtc="2024-05-16T19:42:00Z"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insert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  <w:lang w:val="en-US"/>
          </w:rPr>
          <w:t>into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TradeLoadStaging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dbo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  <w:r>
          <w:rPr>
            <w:rFonts w:ascii="Consolas" w:hAnsi="Consolas" w:cs="Consolas"/>
            <w:color w:val="808080"/>
            <w:sz w:val="19"/>
            <w:szCs w:val="19"/>
            <w:lang w:val="en-US"/>
          </w:rPr>
          <w:t>.</w:t>
        </w:r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[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NDM_File_Load_Error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>]</w:t>
        </w:r>
      </w:ins>
    </w:p>
    <w:p w14:paraId="125FDDA4" w14:textId="3F075D11" w:rsidR="009E7DF9" w:rsidRPr="008F21F9" w:rsidRDefault="009E7DF9" w:rsidP="00681902">
      <w:pPr>
        <w:pStyle w:val="ListParagraph"/>
        <w:numPr>
          <w:ilvl w:val="1"/>
          <w:numId w:val="1"/>
        </w:numPr>
        <w:rPr>
          <w:ins w:id="72" w:author="Wei Xiang" w:date="2024-05-16T15:46:00Z" w16du:dateUtc="2024-05-16T19:46:00Z"/>
          <w:rFonts w:ascii="Roboto" w:eastAsia="Roboto" w:hAnsi="Roboto" w:cs="Roboto"/>
          <w:sz w:val="24"/>
          <w:szCs w:val="24"/>
        </w:rPr>
      </w:pPr>
      <w:ins w:id="73" w:author="Wei Xiang" w:date="2024-05-16T15:42:00Z" w16du:dateUtc="2024-05-16T19:42:00Z">
        <w:r>
          <w:rPr>
            <w:rFonts w:ascii="Consolas" w:hAnsi="Consolas" w:cs="Consolas"/>
            <w:color w:val="008000"/>
            <w:sz w:val="19"/>
            <w:szCs w:val="19"/>
            <w:lang w:val="en-US"/>
          </w:rPr>
          <w:t>INSERT FOR A SPECIFIC DATE AND FILE NAME</w:t>
        </w:r>
      </w:ins>
    </w:p>
    <w:p w14:paraId="094D738C" w14:textId="77777777" w:rsidR="00970B75" w:rsidRPr="00970B75" w:rsidRDefault="00970B75" w:rsidP="00970B75">
      <w:pPr>
        <w:pStyle w:val="ListParagraph"/>
        <w:ind w:left="1440"/>
        <w:rPr>
          <w:ins w:id="74" w:author="Wei Xiang" w:date="2024-05-16T15:46:00Z" w16du:dateUtc="2024-05-16T19:46:00Z"/>
          <w:rFonts w:ascii="Roboto" w:eastAsia="Roboto" w:hAnsi="Roboto" w:cs="Roboto"/>
          <w:sz w:val="24"/>
          <w:szCs w:val="24"/>
        </w:rPr>
      </w:pPr>
      <w:ins w:id="75" w:author="Wei Xiang" w:date="2024-05-16T15:46:00Z" w16du:dateUtc="2024-05-16T19:46:00Z">
        <w:r w:rsidRPr="00970B75">
          <w:rPr>
            <w:rFonts w:ascii="Roboto" w:eastAsia="Roboto" w:hAnsi="Roboto" w:cs="Roboto"/>
            <w:sz w:val="24"/>
            <w:szCs w:val="24"/>
          </w:rPr>
          <w:t>Update [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dbo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>].[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stage_DailyNDMLog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 xml:space="preserve">]   </w:t>
        </w:r>
      </w:ins>
    </w:p>
    <w:p w14:paraId="7B567E2C" w14:textId="77777777" w:rsidR="00970B75" w:rsidRPr="00970B75" w:rsidRDefault="00970B75" w:rsidP="00970B75">
      <w:pPr>
        <w:pStyle w:val="ListParagraph"/>
        <w:ind w:left="1440"/>
        <w:rPr>
          <w:ins w:id="76" w:author="Wei Xiang" w:date="2024-05-16T15:46:00Z" w16du:dateUtc="2024-05-16T19:46:00Z"/>
          <w:rFonts w:ascii="Roboto" w:eastAsia="Roboto" w:hAnsi="Roboto" w:cs="Roboto"/>
          <w:sz w:val="24"/>
          <w:szCs w:val="24"/>
        </w:rPr>
      </w:pPr>
      <w:ins w:id="77" w:author="Wei Xiang" w:date="2024-05-16T15:46:00Z" w16du:dateUtc="2024-05-16T19:46:00Z">
        <w:r w:rsidRPr="00970B75">
          <w:rPr>
            <w:rFonts w:ascii="Roboto" w:eastAsia="Roboto" w:hAnsi="Roboto" w:cs="Roboto"/>
            <w:sz w:val="24"/>
            <w:szCs w:val="24"/>
          </w:rPr>
          <w:t xml:space="preserve">Exec  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dbo.sp_load_NDMInboundMSG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 xml:space="preserve"> @GivenDate</w:t>
        </w:r>
      </w:ins>
    </w:p>
    <w:p w14:paraId="403366A7" w14:textId="77777777" w:rsidR="00970B75" w:rsidRPr="00970B75" w:rsidRDefault="00970B75" w:rsidP="00970B75">
      <w:pPr>
        <w:pStyle w:val="ListParagraph"/>
        <w:ind w:left="1440"/>
        <w:rPr>
          <w:ins w:id="78" w:author="Wei Xiang" w:date="2024-05-16T15:46:00Z" w16du:dateUtc="2024-05-16T19:46:00Z"/>
          <w:rFonts w:ascii="Roboto" w:eastAsia="Roboto" w:hAnsi="Roboto" w:cs="Roboto"/>
          <w:sz w:val="24"/>
          <w:szCs w:val="24"/>
        </w:rPr>
      </w:pPr>
      <w:ins w:id="79" w:author="Wei Xiang" w:date="2024-05-16T15:46:00Z" w16du:dateUtc="2024-05-16T19:46:00Z">
        <w:r w:rsidRPr="00970B75">
          <w:rPr>
            <w:rFonts w:ascii="Roboto" w:eastAsia="Roboto" w:hAnsi="Roboto" w:cs="Roboto"/>
            <w:sz w:val="24"/>
            <w:szCs w:val="24"/>
          </w:rPr>
          <w:t xml:space="preserve">insert into 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dbo.CATEGORY_LOAD_STATUS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 xml:space="preserve">(CATEGORY,ASOF_BUSINESS_DATE, 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TIME_LOADED,JobEnabled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 xml:space="preserve">)  </w:t>
        </w:r>
      </w:ins>
    </w:p>
    <w:p w14:paraId="63F34927" w14:textId="0EF5FA80" w:rsidR="00970B75" w:rsidRPr="008F21F9" w:rsidRDefault="00970B75" w:rsidP="008F21F9">
      <w:pPr>
        <w:pStyle w:val="ListParagraph"/>
        <w:ind w:left="1440"/>
        <w:rPr>
          <w:ins w:id="80" w:author="Wei Xiang" w:date="2024-05-16T15:45:00Z" w16du:dateUtc="2024-05-16T19:45:00Z"/>
          <w:rFonts w:ascii="Roboto" w:eastAsia="Roboto" w:hAnsi="Roboto" w:cs="Roboto"/>
          <w:sz w:val="24"/>
          <w:szCs w:val="24"/>
        </w:rPr>
      </w:pPr>
      <w:ins w:id="81" w:author="Wei Xiang" w:date="2024-05-16T15:46:00Z" w16du:dateUtc="2024-05-16T19:46:00Z">
        <w:r w:rsidRPr="00970B75">
          <w:rPr>
            <w:rFonts w:ascii="Roboto" w:eastAsia="Roboto" w:hAnsi="Roboto" w:cs="Roboto"/>
            <w:sz w:val="24"/>
            <w:szCs w:val="24"/>
          </w:rPr>
          <w:t>insert into [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TradeLoadStaging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>].[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dbo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>].[</w:t>
        </w:r>
        <w:proofErr w:type="spellStart"/>
        <w:r w:rsidRPr="00970B75">
          <w:rPr>
            <w:rFonts w:ascii="Roboto" w:eastAsia="Roboto" w:hAnsi="Roboto" w:cs="Roboto"/>
            <w:sz w:val="24"/>
            <w:szCs w:val="24"/>
          </w:rPr>
          <w:t>NDM_File_Load_Error</w:t>
        </w:r>
        <w:proofErr w:type="spellEnd"/>
        <w:r w:rsidRPr="00970B75">
          <w:rPr>
            <w:rFonts w:ascii="Roboto" w:eastAsia="Roboto" w:hAnsi="Roboto" w:cs="Roboto"/>
            <w:sz w:val="24"/>
            <w:szCs w:val="24"/>
          </w:rPr>
          <w:t xml:space="preserve">]  </w:t>
        </w:r>
      </w:ins>
    </w:p>
    <w:p w14:paraId="57ED2A5C" w14:textId="3ACD9688" w:rsidR="00970B75" w:rsidRPr="008F21F9" w:rsidRDefault="00970B75" w:rsidP="00681902">
      <w:pPr>
        <w:pStyle w:val="ListParagraph"/>
        <w:numPr>
          <w:ilvl w:val="1"/>
          <w:numId w:val="1"/>
        </w:numPr>
        <w:rPr>
          <w:ins w:id="82" w:author="Wei Xiang" w:date="2024-05-16T15:44:00Z" w16du:dateUtc="2024-05-16T19:44:00Z"/>
          <w:rFonts w:ascii="Roboto" w:eastAsia="Roboto" w:hAnsi="Roboto" w:cs="Roboto"/>
          <w:sz w:val="24"/>
          <w:szCs w:val="24"/>
        </w:rPr>
      </w:pPr>
      <w:ins w:id="83" w:author="Wei Xiang" w:date="2024-05-16T15:45:00Z" w16du:dateUtc="2024-05-16T19:45:00Z">
        <w:r>
          <w:rPr>
            <w:rFonts w:ascii="Consolas" w:hAnsi="Consolas" w:cs="Consolas"/>
            <w:color w:val="008000"/>
            <w:sz w:val="19"/>
            <w:szCs w:val="19"/>
            <w:lang w:val="en-US"/>
          </w:rPr>
          <w:t>INSERT ALL THE FILES FOR A SPECIFIC DATE</w:t>
        </w:r>
      </w:ins>
    </w:p>
    <w:p w14:paraId="14E04EDE" w14:textId="46C59687" w:rsidR="009A29B8" w:rsidRDefault="005021FA" w:rsidP="00681902">
      <w:pPr>
        <w:pStyle w:val="ListParagraph"/>
        <w:ind w:left="1440"/>
        <w:rPr>
          <w:ins w:id="84" w:author="Wei Xiang" w:date="2024-05-16T15:48:00Z" w16du:dateUtc="2024-05-16T19:48:00Z"/>
          <w:rFonts w:ascii="Consolas" w:hAnsi="Consolas" w:cs="Consolas"/>
          <w:color w:val="FF0000"/>
          <w:sz w:val="19"/>
          <w:szCs w:val="19"/>
          <w:lang w:val="en-US"/>
        </w:rPr>
      </w:pPr>
      <w:ins w:id="85" w:author="Wei Xiang" w:date="2024-05-16T15:48:00Z" w16du:dateUtc="2024-05-16T19:48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BULK INSERT #FileInfo_2 FROM</w:t>
        </w:r>
      </w:ins>
    </w:p>
    <w:p w14:paraId="406A0DAA" w14:textId="6E8F9F46" w:rsidR="005021FA" w:rsidRPr="008F21F9" w:rsidRDefault="005021FA" w:rsidP="008F21F9">
      <w:pPr>
        <w:pStyle w:val="ListParagraph"/>
        <w:ind w:left="1440"/>
        <w:rPr>
          <w:ins w:id="86" w:author="Wei Xiang" w:date="2024-05-16T15:34:00Z" w16du:dateUtc="2024-05-16T19:34:00Z"/>
          <w:rFonts w:ascii="Roboto" w:eastAsia="Roboto" w:hAnsi="Roboto" w:cs="Roboto"/>
          <w:sz w:val="24"/>
          <w:szCs w:val="24"/>
        </w:rPr>
      </w:pPr>
      <w:ins w:id="87" w:author="Wei Xiang" w:date="2024-05-16T15:48:00Z" w16du:dateUtc="2024-05-16T19:48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 xml:space="preserve">same as Insert all file for today </w:t>
        </w:r>
      </w:ins>
      <w:ins w:id="88" w:author="Wei Xiang" w:date="2024-05-16T15:49:00Z" w16du:dateUtc="2024-05-16T19:49:00Z">
        <w:r>
          <w:rPr>
            <w:rFonts w:ascii="Consolas" w:hAnsi="Consolas" w:cs="Consolas"/>
            <w:color w:val="FF0000"/>
            <w:sz w:val="19"/>
            <w:szCs w:val="19"/>
            <w:lang w:val="en-US"/>
          </w:rPr>
          <w:t>steps above.</w:t>
        </w:r>
      </w:ins>
    </w:p>
    <w:p w14:paraId="5CC40004" w14:textId="448E7FE2" w:rsidR="009A29B8" w:rsidRDefault="009A29B8" w:rsidP="006812C3">
      <w:pPr>
        <w:pStyle w:val="ListParagraph"/>
        <w:ind w:left="1440"/>
        <w:rPr>
          <w:ins w:id="89" w:author="Wei Xiang" w:date="2024-05-16T15:37:00Z" w16du:dateUtc="2024-05-16T19:37:00Z"/>
          <w:rFonts w:ascii="Consolas" w:hAnsi="Consolas" w:cs="Consolas"/>
          <w:color w:val="000000"/>
          <w:sz w:val="19"/>
          <w:szCs w:val="19"/>
          <w:lang w:val="en-US"/>
        </w:rPr>
      </w:pPr>
    </w:p>
    <w:p w14:paraId="1CEA63E7" w14:textId="63F8D9AF" w:rsidR="006812C3" w:rsidRPr="005D76D2" w:rsidRDefault="006812C3" w:rsidP="008F21F9">
      <w:pPr>
        <w:pStyle w:val="ListParagraph"/>
        <w:ind w:left="1440"/>
        <w:rPr>
          <w:ins w:id="90" w:author="Wei Xiang" w:date="2024-05-16T13:51:00Z" w16du:dateUtc="2024-05-16T17:51:00Z"/>
          <w:rFonts w:ascii="Roboto" w:eastAsia="Roboto" w:hAnsi="Roboto" w:cs="Roboto"/>
          <w:sz w:val="24"/>
          <w:szCs w:val="24"/>
        </w:rPr>
      </w:pPr>
      <w:ins w:id="91" w:author="Wei Xiang" w:date="2024-05-16T15:33:00Z" w16du:dateUtc="2024-05-16T19:33:00Z">
        <w:r>
          <w:rPr>
            <w:rFonts w:ascii="Consolas" w:hAnsi="Consolas" w:cs="Consolas"/>
            <w:color w:val="000000"/>
            <w:sz w:val="19"/>
            <w:szCs w:val="19"/>
            <w:lang w:val="en-US"/>
          </w:rPr>
          <w:t xml:space="preserve"> </w:t>
        </w:r>
      </w:ins>
    </w:p>
    <w:p w14:paraId="3C2FE2B2" w14:textId="1D5CEA06" w:rsidR="00D00C94" w:rsidRPr="005D76D2" w:rsidRDefault="00E349DF" w:rsidP="005D76D2">
      <w:pPr>
        <w:pStyle w:val="ListParagraph"/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 w:rsidRPr="005D76D2">
        <w:rPr>
          <w:rFonts w:ascii="Roboto" w:eastAsia="Roboto" w:hAnsi="Roboto" w:cs="Roboto"/>
          <w:sz w:val="24"/>
          <w:szCs w:val="24"/>
        </w:rPr>
        <w:br/>
      </w:r>
    </w:p>
    <w:p w14:paraId="14189DCF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lastRenderedPageBreak/>
        <w:t>Step 6: NDM Files Loading from Package (Runs Concurrently)</w:t>
      </w:r>
    </w:p>
    <w:p w14:paraId="0F6ACB32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Run jobs (</w:t>
      </w:r>
      <w:proofErr w:type="spellStart"/>
      <w:r>
        <w:rPr>
          <w:rFonts w:ascii="Roboto" w:eastAsia="Roboto" w:hAnsi="Roboto" w:cs="Roboto"/>
          <w:sz w:val="24"/>
          <w:szCs w:val="24"/>
        </w:rPr>
        <w:t>Load_NDM_BECDLDEP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Load_NDM_CUSDLDEP</w:t>
      </w:r>
      <w:proofErr w:type="spellEnd"/>
      <w:r>
        <w:rPr>
          <w:rFonts w:ascii="Roboto" w:eastAsia="Roboto" w:hAnsi="Roboto" w:cs="Roboto"/>
          <w:sz w:val="24"/>
          <w:szCs w:val="24"/>
        </w:rPr>
        <w:t>, Load_NDM_EX2FILEP ,</w:t>
      </w:r>
      <w:proofErr w:type="spellStart"/>
      <w:r>
        <w:rPr>
          <w:rFonts w:ascii="Roboto" w:eastAsia="Roboto" w:hAnsi="Roboto" w:cs="Roboto"/>
          <w:sz w:val="24"/>
          <w:szCs w:val="24"/>
        </w:rPr>
        <w:t>Load_NDM_FINDLDEP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Load_NDM_KKSDLDEP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Load_NDM_T9PDLDEP, </w:t>
      </w:r>
      <w:proofErr w:type="spellStart"/>
      <w:r>
        <w:rPr>
          <w:rFonts w:ascii="Roboto" w:eastAsia="Roboto" w:hAnsi="Roboto" w:cs="Roboto"/>
          <w:sz w:val="24"/>
          <w:szCs w:val="24"/>
        </w:rPr>
        <w:t>Load_NDM_XGLDLDEP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Load_NDM_XPDLDEP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Load_NDM_YAPDLDEP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to load files from package. Make sure the files are in the archive folder </w:t>
      </w:r>
    </w:p>
    <w:p w14:paraId="0F01EB19" w14:textId="281E2BAE" w:rsidR="00D00C94" w:rsidRDefault="00E349DF">
      <w:pPr>
        <w:rPr>
          <w:ins w:id="92" w:author="Wei Xiang" w:date="2024-05-21T11:57:00Z" w16du:dateUtc="2024-05-21T15:57:00Z"/>
          <w:rFonts w:ascii="Roboto" w:eastAsia="Roboto" w:hAnsi="Roboto" w:cs="Roboto"/>
          <w:color w:val="3C78D8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Action:Initiate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the job that runs the package to load the files. </w:t>
      </w:r>
      <w:r>
        <w:rPr>
          <w:rFonts w:ascii="Roboto" w:eastAsia="Roboto" w:hAnsi="Roboto" w:cs="Roboto"/>
          <w:sz w:val="24"/>
          <w:szCs w:val="24"/>
        </w:rPr>
        <w:br/>
      </w:r>
      <w:ins w:id="93" w:author="Wei Xiang" w:date="2024-05-21T11:57:00Z" w16du:dateUtc="2024-05-21T15:57:00Z">
        <w:r w:rsidR="00E0054A">
          <w:rPr>
            <w:rFonts w:ascii="Roboto" w:eastAsia="Roboto" w:hAnsi="Roboto" w:cs="Roboto"/>
            <w:color w:val="3C78D8"/>
            <w:sz w:val="24"/>
            <w:szCs w:val="24"/>
          </w:rPr>
          <w:fldChar w:fldCharType="begin"/>
        </w:r>
        <w:r w:rsidR="00E0054A">
          <w:rPr>
            <w:rFonts w:ascii="Roboto" w:eastAsia="Roboto" w:hAnsi="Roboto" w:cs="Roboto"/>
            <w:color w:val="3C78D8"/>
            <w:sz w:val="24"/>
            <w:szCs w:val="24"/>
          </w:rPr>
          <w:instrText>HYPERLINK "</w:instrText>
        </w:r>
      </w:ins>
      <w:r w:rsidR="00E0054A">
        <w:rPr>
          <w:rFonts w:ascii="Roboto" w:eastAsia="Roboto" w:hAnsi="Roboto" w:cs="Roboto"/>
          <w:color w:val="3C78D8"/>
          <w:sz w:val="24"/>
          <w:szCs w:val="24"/>
        </w:rPr>
        <w:instrText>\\\\10.224.15.97\\nybr\\FS_IC_BR\\IMPACT\\ICBCPROD\\archive</w:instrText>
      </w:r>
      <w:ins w:id="94" w:author="Wei Xiang" w:date="2024-05-21T11:57:00Z" w16du:dateUtc="2024-05-21T15:57:00Z">
        <w:r w:rsidR="00E0054A">
          <w:rPr>
            <w:rFonts w:ascii="Roboto" w:eastAsia="Roboto" w:hAnsi="Roboto" w:cs="Roboto"/>
            <w:color w:val="3C78D8"/>
            <w:sz w:val="24"/>
            <w:szCs w:val="24"/>
          </w:rPr>
          <w:instrText>"</w:instrText>
        </w:r>
        <w:r w:rsidR="00E0054A">
          <w:rPr>
            <w:rFonts w:ascii="Roboto" w:eastAsia="Roboto" w:hAnsi="Roboto" w:cs="Roboto"/>
            <w:color w:val="3C78D8"/>
            <w:sz w:val="24"/>
            <w:szCs w:val="24"/>
          </w:rPr>
        </w:r>
        <w:r w:rsidR="00E0054A">
          <w:rPr>
            <w:rFonts w:ascii="Roboto" w:eastAsia="Roboto" w:hAnsi="Roboto" w:cs="Roboto"/>
            <w:color w:val="3C78D8"/>
            <w:sz w:val="24"/>
            <w:szCs w:val="24"/>
          </w:rPr>
          <w:fldChar w:fldCharType="separate"/>
        </w:r>
      </w:ins>
      <w:r w:rsidR="00E0054A" w:rsidRPr="005B3782">
        <w:rPr>
          <w:rStyle w:val="Hyperlink"/>
          <w:rFonts w:ascii="Roboto" w:eastAsia="Roboto" w:hAnsi="Roboto" w:cs="Roboto"/>
          <w:sz w:val="24"/>
          <w:szCs w:val="24"/>
        </w:rPr>
        <w:t>\\10.224.15.97\nybr\FS_IC_BR\IMPACT\ICBCPROD\archive</w:t>
      </w:r>
      <w:ins w:id="95" w:author="Wei Xiang" w:date="2024-05-21T11:57:00Z" w16du:dateUtc="2024-05-21T15:57:00Z">
        <w:r w:rsidR="00E0054A">
          <w:rPr>
            <w:rFonts w:ascii="Roboto" w:eastAsia="Roboto" w:hAnsi="Roboto" w:cs="Roboto"/>
            <w:color w:val="3C78D8"/>
            <w:sz w:val="24"/>
            <w:szCs w:val="24"/>
          </w:rPr>
          <w:fldChar w:fldCharType="end"/>
        </w:r>
      </w:ins>
    </w:p>
    <w:p w14:paraId="70FA3770" w14:textId="77777777" w:rsidR="00E0054A" w:rsidRDefault="00E0054A">
      <w:pPr>
        <w:rPr>
          <w:ins w:id="96" w:author="Wei Xiang" w:date="2024-05-21T11:57:00Z" w16du:dateUtc="2024-05-21T15:57:00Z"/>
          <w:rFonts w:ascii="Roboto" w:eastAsia="Roboto" w:hAnsi="Roboto" w:cs="Roboto"/>
          <w:color w:val="3C78D8"/>
          <w:sz w:val="24"/>
          <w:szCs w:val="24"/>
        </w:rPr>
      </w:pPr>
    </w:p>
    <w:p w14:paraId="37C77C3B" w14:textId="5DC9E94B" w:rsidR="00E0054A" w:rsidRDefault="00E0054A">
      <w:pPr>
        <w:rPr>
          <w:ins w:id="97" w:author="Wei Xiang" w:date="2024-05-21T11:57:00Z" w16du:dateUtc="2024-05-21T15:57:00Z"/>
          <w:rFonts w:ascii="Roboto" w:eastAsia="Roboto" w:hAnsi="Roboto" w:cs="Roboto"/>
          <w:color w:val="3C78D8"/>
          <w:sz w:val="24"/>
          <w:szCs w:val="24"/>
        </w:rPr>
      </w:pPr>
      <w:ins w:id="98" w:author="Wei Xiang" w:date="2024-05-21T11:57:00Z" w16du:dateUtc="2024-05-21T15:57:00Z">
        <w:r>
          <w:rPr>
            <w:rFonts w:ascii="Roboto" w:eastAsia="Roboto" w:hAnsi="Roboto" w:cs="Roboto"/>
            <w:color w:val="3C78D8"/>
            <w:sz w:val="24"/>
            <w:szCs w:val="24"/>
          </w:rPr>
          <w:t xml:space="preserve">SSIS </w:t>
        </w:r>
        <w:r>
          <w:rPr>
            <w:rFonts w:ascii="Roboto" w:eastAsia="Roboto" w:hAnsi="Roboto" w:cs="Roboto"/>
            <w:sz w:val="24"/>
            <w:szCs w:val="24"/>
          </w:rPr>
          <w:t>NDM_BECDLDEP</w:t>
        </w:r>
      </w:ins>
    </w:p>
    <w:p w14:paraId="32686866" w14:textId="5648FFFF" w:rsidR="00E0054A" w:rsidRDefault="00E0054A">
      <w:pPr>
        <w:rPr>
          <w:ins w:id="99" w:author="Wei Xiang" w:date="2024-05-21T11:57:00Z" w16du:dateUtc="2024-05-21T15:57:00Z"/>
          <w:rFonts w:ascii="Roboto" w:eastAsia="Roboto" w:hAnsi="Roboto" w:cs="Roboto"/>
          <w:color w:val="3C78D8"/>
          <w:sz w:val="24"/>
          <w:szCs w:val="24"/>
        </w:rPr>
      </w:pPr>
      <w:proofErr w:type="spellStart"/>
      <w:ins w:id="100" w:author="Wei Xiang" w:date="2024-05-21T11:57:00Z" w16du:dateUtc="2024-05-21T15:57:00Z">
        <w:r w:rsidRPr="00E0054A">
          <w:rPr>
            <w:rFonts w:ascii="Roboto" w:eastAsia="Roboto" w:hAnsi="Roboto" w:cs="Roboto"/>
            <w:color w:val="3C78D8"/>
            <w:sz w:val="24"/>
            <w:szCs w:val="24"/>
          </w:rPr>
          <w:t>processing.update_eod</w:t>
        </w:r>
        <w:proofErr w:type="spellEnd"/>
      </w:ins>
    </w:p>
    <w:p w14:paraId="3B56FE5B" w14:textId="47B8AF3B" w:rsidR="00C122BC" w:rsidRDefault="00C122BC">
      <w:pPr>
        <w:rPr>
          <w:ins w:id="101" w:author="Wei Xiang" w:date="2024-05-21T12:12:00Z" w16du:dateUtc="2024-05-21T16:12:00Z"/>
          <w:rFonts w:ascii="Roboto" w:eastAsia="Roboto" w:hAnsi="Roboto" w:cs="Roboto"/>
          <w:color w:val="3C78D8"/>
          <w:sz w:val="24"/>
          <w:szCs w:val="24"/>
        </w:rPr>
      </w:pPr>
      <w:ins w:id="102" w:author="Wei Xiang" w:date="2024-05-21T11:57:00Z" w16du:dateUtc="2024-05-21T15:57:00Z">
        <w:r w:rsidRPr="00C122BC">
          <w:rPr>
            <w:rFonts w:ascii="Roboto" w:eastAsia="Roboto" w:hAnsi="Roboto" w:cs="Roboto"/>
            <w:color w:val="3C78D8"/>
            <w:sz w:val="24"/>
            <w:szCs w:val="24"/>
          </w:rPr>
          <w:t xml:space="preserve">delete from </w:t>
        </w:r>
        <w:proofErr w:type="spellStart"/>
        <w:r w:rsidRPr="00C122BC">
          <w:rPr>
            <w:rFonts w:ascii="Roboto" w:eastAsia="Roboto" w:hAnsi="Roboto" w:cs="Roboto"/>
            <w:color w:val="3C78D8"/>
            <w:sz w:val="24"/>
            <w:szCs w:val="24"/>
          </w:rPr>
          <w:t>temp.BECDLDEP</w:t>
        </w:r>
      </w:ins>
      <w:proofErr w:type="spellEnd"/>
    </w:p>
    <w:p w14:paraId="0BDE85B3" w14:textId="69C2DA4D" w:rsidR="00C1153E" w:rsidRDefault="00C1153E">
      <w:pPr>
        <w:rPr>
          <w:ins w:id="103" w:author="Wei Xiang" w:date="2024-05-21T11:57:00Z" w16du:dateUtc="2024-05-21T15:57:00Z"/>
          <w:rFonts w:ascii="Roboto" w:eastAsia="Roboto" w:hAnsi="Roboto" w:cs="Roboto"/>
          <w:color w:val="3C78D8"/>
          <w:sz w:val="24"/>
          <w:szCs w:val="24"/>
        </w:rPr>
      </w:pPr>
      <w:ins w:id="104" w:author="Wei Xiang" w:date="2024-05-21T12:12:00Z" w16du:dateUtc="2024-05-21T16:12:00Z">
        <w:r>
          <w:rPr>
            <w:rFonts w:ascii="Roboto" w:eastAsia="Roboto" w:hAnsi="Roboto" w:cs="Roboto"/>
            <w:color w:val="3C78D8"/>
            <w:sz w:val="24"/>
            <w:szCs w:val="24"/>
          </w:rPr>
          <w:t xml:space="preserve">Load into </w:t>
        </w:r>
        <w:proofErr w:type="spellStart"/>
        <w:r w:rsidRPr="00C122BC">
          <w:rPr>
            <w:rFonts w:ascii="Roboto" w:eastAsia="Roboto" w:hAnsi="Roboto" w:cs="Roboto"/>
            <w:color w:val="3C78D8"/>
            <w:sz w:val="24"/>
            <w:szCs w:val="24"/>
          </w:rPr>
          <w:t>temp.BECDLDEP</w:t>
        </w:r>
      </w:ins>
      <w:proofErr w:type="spellEnd"/>
    </w:p>
    <w:p w14:paraId="6C79A9CB" w14:textId="77777777" w:rsidR="00C122BC" w:rsidRDefault="00C122BC">
      <w:pPr>
        <w:rPr>
          <w:rFonts w:ascii="Roboto" w:eastAsia="Roboto" w:hAnsi="Roboto" w:cs="Roboto"/>
          <w:color w:val="3C78D8"/>
          <w:sz w:val="24"/>
          <w:szCs w:val="24"/>
        </w:rPr>
      </w:pPr>
    </w:p>
    <w:p w14:paraId="57A4DED2" w14:textId="77777777" w:rsidR="00D00C94" w:rsidRDefault="00D00C94">
      <w:pPr>
        <w:rPr>
          <w:rFonts w:ascii="Roboto" w:eastAsia="Roboto" w:hAnsi="Roboto" w:cs="Roboto"/>
          <w:color w:val="3C78D8"/>
          <w:sz w:val="24"/>
          <w:szCs w:val="24"/>
        </w:rPr>
      </w:pPr>
    </w:p>
    <w:p w14:paraId="6B04F5BA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7: Start Recursive Jobs on DW2</w:t>
      </w:r>
    </w:p>
    <w:p w14:paraId="3853DFCD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Make sure the jobs (Recursive IREP EOD &amp; Recursive BPSA EOD) are running automatically from the scheduler.</w:t>
      </w:r>
    </w:p>
    <w:p w14:paraId="04BD7F70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Initiate the  (Recursive IREP EOD) and (Recursive BPSA EOD) on DW2 if not already initiated.</w:t>
      </w:r>
    </w:p>
    <w:p w14:paraId="74CE957F" w14:textId="77777777" w:rsidR="00D00C94" w:rsidRDefault="00D00C94">
      <w:pPr>
        <w:rPr>
          <w:rFonts w:ascii="Roboto" w:eastAsia="Roboto" w:hAnsi="Roboto" w:cs="Roboto"/>
          <w:b/>
          <w:sz w:val="24"/>
          <w:szCs w:val="24"/>
        </w:rPr>
      </w:pPr>
    </w:p>
    <w:p w14:paraId="344A109D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8: Check IREP MQ Load Status Report</w:t>
      </w:r>
    </w:p>
    <w:p w14:paraId="186C2B08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Monitor IREP MQ load status report for any error messages.</w:t>
      </w:r>
    </w:p>
    <w:p w14:paraId="08BB9D23" w14:textId="77777777" w:rsidR="00D00C94" w:rsidRDefault="00E349DF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Action: Review the </w:t>
      </w:r>
      <w:commentRangeStart w:id="105"/>
      <w:r>
        <w:rPr>
          <w:rFonts w:ascii="Roboto" w:eastAsia="Roboto" w:hAnsi="Roboto" w:cs="Roboto"/>
          <w:sz w:val="24"/>
          <w:szCs w:val="24"/>
        </w:rPr>
        <w:t xml:space="preserve">IREP MQ load status report </w:t>
      </w:r>
      <w:commentRangeEnd w:id="105"/>
      <w:r w:rsidR="004B624C">
        <w:rPr>
          <w:rStyle w:val="CommentReference"/>
        </w:rPr>
        <w:commentReference w:id="105"/>
      </w:r>
      <w:r>
        <w:rPr>
          <w:rFonts w:ascii="Roboto" w:eastAsia="Roboto" w:hAnsi="Roboto" w:cs="Roboto"/>
          <w:sz w:val="24"/>
          <w:szCs w:val="24"/>
        </w:rPr>
        <w:t>and check for error messages.</w:t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 xml:space="preserve">If we have </w:t>
      </w:r>
      <w:proofErr w:type="spellStart"/>
      <w:r>
        <w:rPr>
          <w:rFonts w:ascii="Roboto" w:eastAsia="Roboto" w:hAnsi="Roboto" w:cs="Roboto"/>
          <w:sz w:val="24"/>
          <w:szCs w:val="24"/>
        </w:rPr>
        <w:t>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Error Message Run Below query on DW-2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dw.admin.ErrorLog</w:t>
      </w:r>
      <w:proofErr w:type="spellEnd"/>
    </w:p>
    <w:p w14:paraId="20880948" w14:textId="77777777" w:rsidR="00D00C94" w:rsidRDefault="00E349DF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staging.dbo.staging_lod_log_error</w:t>
      </w:r>
      <w:proofErr w:type="spellEnd"/>
    </w:p>
    <w:p w14:paraId="1DD8C029" w14:textId="77777777" w:rsidR="00D00C94" w:rsidRDefault="00E349DF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*  from 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staging.admin.SP_Error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color w:val="FF0000"/>
          <w:sz w:val="24"/>
          <w:szCs w:val="24"/>
        </w:rPr>
        <w:t>If we have any bigger issue while performing EOD and see errors please reach out to Bhavesh or Ravi for assistance.</w:t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1F50B6CB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9: Verify Category Load Status</w:t>
      </w:r>
    </w:p>
    <w:p w14:paraId="768151AD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Check the category load status to ensure all files are loaded.</w:t>
      </w:r>
    </w:p>
    <w:p w14:paraId="5A274212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Run this query Below</w:t>
      </w:r>
    </w:p>
    <w:p w14:paraId="2F1E9FDB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 SELECT * FROM CATEGORY_LOAD_STATUS WHERE ASOF_BUSINESS_DATE = '2024-01-01'</w:t>
      </w:r>
      <w:r>
        <w:rPr>
          <w:rFonts w:ascii="Roboto" w:eastAsia="Roboto" w:hAnsi="Roboto" w:cs="Roboto"/>
          <w:sz w:val="24"/>
          <w:szCs w:val="24"/>
        </w:rPr>
        <w:t xml:space="preserve"> in the IREP_DB database.</w:t>
      </w:r>
      <w:r>
        <w:rPr>
          <w:rFonts w:ascii="Roboto" w:eastAsia="Roboto" w:hAnsi="Roboto" w:cs="Roboto"/>
          <w:sz w:val="24"/>
          <w:szCs w:val="24"/>
        </w:rPr>
        <w:br/>
      </w:r>
    </w:p>
    <w:p w14:paraId="44E75CF0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lastRenderedPageBreak/>
        <w:t>Step 10: Validate System Date on Both Servers</w:t>
      </w:r>
    </w:p>
    <w:p w14:paraId="7AE54EDB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Confirm the system date on both DW1 and DW2 servers.</w:t>
      </w:r>
    </w:p>
    <w:p w14:paraId="4A0F286F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Check the system date using the queries:</w:t>
      </w:r>
    </w:p>
    <w:p w14:paraId="428F1459" w14:textId="77777777" w:rsidR="00D00C94" w:rsidRDefault="00E349DF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config.dbo.System_Date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— </w:t>
      </w:r>
      <w:r>
        <w:rPr>
          <w:rFonts w:ascii="Roboto" w:eastAsia="Roboto" w:hAnsi="Roboto" w:cs="Roboto"/>
          <w:sz w:val="24"/>
          <w:szCs w:val="24"/>
        </w:rPr>
        <w:t>DW2 Server</w:t>
      </w:r>
    </w:p>
    <w:p w14:paraId="060C7500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select * from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Irep_DB.dbo.System_Date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— </w:t>
      </w:r>
      <w:r>
        <w:rPr>
          <w:rFonts w:ascii="Roboto" w:eastAsia="Roboto" w:hAnsi="Roboto" w:cs="Roboto"/>
          <w:sz w:val="24"/>
          <w:szCs w:val="24"/>
        </w:rPr>
        <w:t>DW1 Server</w:t>
      </w:r>
      <w:r>
        <w:rPr>
          <w:rFonts w:ascii="Roboto" w:eastAsia="Roboto" w:hAnsi="Roboto" w:cs="Roboto"/>
          <w:sz w:val="24"/>
          <w:szCs w:val="24"/>
        </w:rPr>
        <w:br/>
      </w:r>
    </w:p>
    <w:p w14:paraId="26F12C3C" w14:textId="77777777" w:rsidR="00D00C94" w:rsidRDefault="00E349DF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Step 11: Initiate Report Generation Job</w:t>
      </w:r>
    </w:p>
    <w:p w14:paraId="0D3ACC39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Task: After complete EOD and system date changed, then kick off the report generation job</w:t>
      </w:r>
    </w:p>
    <w:p w14:paraId="23B952B1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Action: initiate the job (“</w:t>
      </w:r>
      <w:commentRangeStart w:id="106"/>
      <w:r>
        <w:rPr>
          <w:rFonts w:ascii="Roboto" w:eastAsia="Roboto" w:hAnsi="Roboto" w:cs="Roboto"/>
          <w:sz w:val="24"/>
          <w:szCs w:val="24"/>
        </w:rPr>
        <w:t>New Report Generation</w:t>
      </w:r>
      <w:commentRangeEnd w:id="106"/>
      <w:r w:rsidR="004B624C">
        <w:rPr>
          <w:rStyle w:val="CommentReference"/>
        </w:rPr>
        <w:commentReference w:id="106"/>
      </w:r>
      <w:r>
        <w:rPr>
          <w:rFonts w:ascii="Roboto" w:eastAsia="Roboto" w:hAnsi="Roboto" w:cs="Roboto"/>
          <w:sz w:val="24"/>
          <w:szCs w:val="24"/>
        </w:rPr>
        <w:t>") on DW2 Server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6"/>
          <w:szCs w:val="26"/>
        </w:rPr>
        <w:t>DW Portal Check:</w:t>
      </w:r>
      <w:r>
        <w:rPr>
          <w:rFonts w:ascii="Roboto" w:eastAsia="Roboto" w:hAnsi="Roboto" w:cs="Roboto"/>
          <w:b/>
          <w:sz w:val="26"/>
          <w:szCs w:val="26"/>
        </w:rPr>
        <w:br/>
      </w:r>
      <w:r>
        <w:rPr>
          <w:rFonts w:ascii="Roboto" w:eastAsia="Roboto" w:hAnsi="Roboto" w:cs="Roboto"/>
          <w:sz w:val="24"/>
          <w:szCs w:val="24"/>
        </w:rPr>
        <w:t xml:space="preserve">Process: Access the DW Portal to monitor file statuses. </w:t>
      </w:r>
      <w:r>
        <w:rPr>
          <w:rFonts w:ascii="Roboto" w:eastAsia="Roboto" w:hAnsi="Roboto" w:cs="Roboto"/>
          <w:sz w:val="24"/>
          <w:szCs w:val="24"/>
        </w:rPr>
        <w:br/>
        <w:t>Portal Link: EOD Status Portal (</w:t>
      </w:r>
      <w:hyperlink r:id="rId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http://10.224.15.46:8080/Internal/EODStatus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17A61BAE" w14:textId="77777777" w:rsidR="00D00C94" w:rsidRDefault="00E349DF">
      <w:pPr>
        <w:rPr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</w:rPr>
        <w:t>Purpose: Track the progress of file processing and identify any pending or running tasks.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b/>
          <w:sz w:val="24"/>
          <w:szCs w:val="24"/>
          <w:highlight w:val="white"/>
          <w:u w:val="single"/>
        </w:rPr>
        <w:t xml:space="preserve">Sample of File Status after DW Portal Check: </w:t>
      </w:r>
      <w:r>
        <w:rPr>
          <w:sz w:val="24"/>
          <w:szCs w:val="24"/>
          <w:highlight w:val="white"/>
        </w:rPr>
        <w:t xml:space="preserve"> </w:t>
      </w:r>
    </w:p>
    <w:p w14:paraId="5A80B1B5" w14:textId="77777777" w:rsidR="00D00C94" w:rsidRDefault="00E349D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0C16BBD" wp14:editId="274F122B">
            <wp:extent cx="5857875" cy="29956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9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E623F" w14:textId="77777777" w:rsidR="00D00C94" w:rsidRDefault="00D00C94">
      <w:pPr>
        <w:rPr>
          <w:rFonts w:ascii="Roboto" w:eastAsia="Roboto" w:hAnsi="Roboto" w:cs="Roboto"/>
          <w:sz w:val="24"/>
          <w:szCs w:val="24"/>
        </w:rPr>
      </w:pPr>
    </w:p>
    <w:p w14:paraId="0C7BB72C" w14:textId="77777777" w:rsidR="00D00C94" w:rsidRDefault="00D00C94">
      <w:pPr>
        <w:rPr>
          <w:rFonts w:ascii="Roboto" w:eastAsia="Roboto" w:hAnsi="Roboto" w:cs="Roboto"/>
          <w:sz w:val="24"/>
          <w:szCs w:val="24"/>
        </w:rPr>
      </w:pPr>
    </w:p>
    <w:p w14:paraId="012ED3E0" w14:textId="77777777" w:rsidR="00D00C94" w:rsidRDefault="00E349DF">
      <w:pPr>
        <w:rPr>
          <w:rFonts w:ascii="Roboto" w:eastAsia="Roboto" w:hAnsi="Roboto" w:cs="Roboto"/>
          <w:b/>
          <w:color w:val="FF0000"/>
          <w:sz w:val="24"/>
          <w:szCs w:val="24"/>
        </w:rPr>
      </w:pPr>
      <w:r>
        <w:rPr>
          <w:rFonts w:ascii="Roboto" w:eastAsia="Roboto" w:hAnsi="Roboto" w:cs="Roboto"/>
          <w:b/>
          <w:color w:val="FF0000"/>
          <w:sz w:val="24"/>
          <w:szCs w:val="24"/>
        </w:rPr>
        <w:t>Additional Action: If the date remains unchanged post EOD, contact Bhavesh or Ravi for assistance.</w:t>
      </w:r>
    </w:p>
    <w:p w14:paraId="7C82F763" w14:textId="77777777" w:rsidR="00D00C94" w:rsidRDefault="00D00C94">
      <w:pPr>
        <w:rPr>
          <w:rFonts w:ascii="Roboto" w:eastAsia="Roboto" w:hAnsi="Roboto" w:cs="Roboto"/>
          <w:b/>
          <w:color w:val="FF0000"/>
          <w:sz w:val="24"/>
          <w:szCs w:val="24"/>
        </w:rPr>
      </w:pPr>
    </w:p>
    <w:p w14:paraId="475987F4" w14:textId="77777777" w:rsidR="00D00C94" w:rsidRDefault="00D00C94">
      <w:pPr>
        <w:rPr>
          <w:rFonts w:ascii="Roboto" w:eastAsia="Roboto" w:hAnsi="Roboto" w:cs="Roboto"/>
          <w:b/>
          <w:sz w:val="20"/>
          <w:szCs w:val="20"/>
        </w:rPr>
      </w:pPr>
    </w:p>
    <w:sectPr w:rsidR="00D00C9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Wei Xiang" w:date="2024-05-08T11:18:00Z" w:initials="WX">
    <w:p w14:paraId="57F00302" w14:textId="77777777" w:rsidR="006B0AD4" w:rsidRDefault="006B0AD4" w:rsidP="006B0AD4">
      <w:pPr>
        <w:pStyle w:val="CommentText"/>
      </w:pPr>
      <w:r>
        <w:rPr>
          <w:rStyle w:val="CommentReference"/>
        </w:rPr>
        <w:annotationRef/>
      </w:r>
      <w:r>
        <w:t>The job name is not found in the DW1 server. Only  find “COPY_NDM_TO_LOCAL”, is this correct?</w:t>
      </w:r>
    </w:p>
  </w:comment>
  <w:comment w:id="105" w:author="Wei Xiang" w:date="2024-05-08T19:18:00Z" w:initials="WX">
    <w:p w14:paraId="38F154B4" w14:textId="77777777" w:rsidR="004B624C" w:rsidRDefault="004B624C" w:rsidP="004B624C">
      <w:pPr>
        <w:pStyle w:val="CommentText"/>
      </w:pPr>
      <w:r>
        <w:rPr>
          <w:rStyle w:val="CommentReference"/>
        </w:rPr>
        <w:annotationRef/>
      </w:r>
      <w:r>
        <w:t>Where is the report?</w:t>
      </w:r>
    </w:p>
  </w:comment>
  <w:comment w:id="106" w:author="Wei Xiang" w:date="2024-05-08T19:26:00Z" w:initials="WX">
    <w:p w14:paraId="48AC05CD" w14:textId="77777777" w:rsidR="004B624C" w:rsidRDefault="004B624C" w:rsidP="004B624C">
      <w:pPr>
        <w:pStyle w:val="CommentText"/>
      </w:pPr>
      <w:r>
        <w:rPr>
          <w:rStyle w:val="CommentReference"/>
        </w:rPr>
        <w:annotationRef/>
      </w:r>
      <w:r>
        <w:t xml:space="preserve">Is this latest package? </w:t>
      </w:r>
    </w:p>
    <w:p w14:paraId="29971B3A" w14:textId="77777777" w:rsidR="004B624C" w:rsidRDefault="00000000" w:rsidP="004B624C">
      <w:pPr>
        <w:pStyle w:val="CommentText"/>
      </w:pPr>
      <w:hyperlink r:id="rId1" w:history="1">
        <w:r w:rsidR="004B624C" w:rsidRPr="0021228D">
          <w:rPr>
            <w:rStyle w:val="Hyperlink"/>
          </w:rPr>
          <w:t>E:\SSIS Packages\Report_Generate_new2019_V2.dtsx</w:t>
        </w:r>
      </w:hyperlink>
      <w:r w:rsidR="004B624C"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F00302" w15:done="0"/>
  <w15:commentEx w15:paraId="38F154B4" w15:done="0"/>
  <w15:commentEx w15:paraId="29971B3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6CFC1BB" w16cex:dateUtc="2024-05-08T15:18:00Z"/>
  <w16cex:commentExtensible w16cex:durableId="0AC99310" w16cex:dateUtc="2024-05-08T23:18:00Z"/>
  <w16cex:commentExtensible w16cex:durableId="1B02553B" w16cex:dateUtc="2024-05-08T2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F00302" w16cid:durableId="16CFC1BB"/>
  <w16cid:commentId w16cid:paraId="38F154B4" w16cid:durableId="0AC99310"/>
  <w16cid:commentId w16cid:paraId="29971B3A" w16cid:durableId="1B0255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DB8AD8D-9E38-4C13-980A-51F0AC1FD036}"/>
    <w:embedBold r:id="rId2" w:fontKey="{B883BB20-1BF2-4275-ABE2-3C8FD49E4FFF}"/>
    <w:embedItalic r:id="rId3" w:fontKey="{894E0163-C332-469C-A5E1-4BF2F32CA75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F5190BBD-6CA0-4004-A520-9D468D0AFA7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EA22EFF-E827-4144-B9CC-8FFF1B84D6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B6F5AA5-4483-444F-A8D9-736AC570B5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73CEF"/>
    <w:multiLevelType w:val="hybridMultilevel"/>
    <w:tmpl w:val="9C7A8236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507B3C18"/>
    <w:multiLevelType w:val="hybridMultilevel"/>
    <w:tmpl w:val="8B8A9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841896">
    <w:abstractNumId w:val="1"/>
  </w:num>
  <w:num w:numId="2" w16cid:durableId="59494392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ei Xiang">
    <w15:presenceInfo w15:providerId="AD" w15:userId="S::wei.xiang@icbkfs.com::35f991f5-df45-4c10-a9ba-b6134fad2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/>
  <w:trackRevision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0C94"/>
    <w:rsid w:val="0003502B"/>
    <w:rsid w:val="00037333"/>
    <w:rsid w:val="00173983"/>
    <w:rsid w:val="001B1D8A"/>
    <w:rsid w:val="00223EE6"/>
    <w:rsid w:val="0024021C"/>
    <w:rsid w:val="00296BBC"/>
    <w:rsid w:val="00392EAA"/>
    <w:rsid w:val="004B624C"/>
    <w:rsid w:val="005021FA"/>
    <w:rsid w:val="005D76D2"/>
    <w:rsid w:val="006812C3"/>
    <w:rsid w:val="00681902"/>
    <w:rsid w:val="00695F5B"/>
    <w:rsid w:val="006B0AD4"/>
    <w:rsid w:val="00744933"/>
    <w:rsid w:val="00780353"/>
    <w:rsid w:val="007C64C1"/>
    <w:rsid w:val="008F21F9"/>
    <w:rsid w:val="00931356"/>
    <w:rsid w:val="00934B2D"/>
    <w:rsid w:val="00960C54"/>
    <w:rsid w:val="00970B75"/>
    <w:rsid w:val="00972967"/>
    <w:rsid w:val="009A29B8"/>
    <w:rsid w:val="009E7DF9"/>
    <w:rsid w:val="00A000FB"/>
    <w:rsid w:val="00AF2FFA"/>
    <w:rsid w:val="00B82EDD"/>
    <w:rsid w:val="00B92395"/>
    <w:rsid w:val="00BA3EA5"/>
    <w:rsid w:val="00BC41DD"/>
    <w:rsid w:val="00BC7CB9"/>
    <w:rsid w:val="00C06B65"/>
    <w:rsid w:val="00C1153E"/>
    <w:rsid w:val="00C122BC"/>
    <w:rsid w:val="00C25C31"/>
    <w:rsid w:val="00C27A2F"/>
    <w:rsid w:val="00C954CE"/>
    <w:rsid w:val="00CD04A3"/>
    <w:rsid w:val="00D00C94"/>
    <w:rsid w:val="00D36FB5"/>
    <w:rsid w:val="00D765C9"/>
    <w:rsid w:val="00E0054A"/>
    <w:rsid w:val="00E3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5725"/>
  <w15:docId w15:val="{86CC332E-39FC-4FE4-8680-90DC0397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373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373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373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73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733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B62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24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36FB5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780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E:\SSIS%20Packages\Report_Generate_new2019_V2.dtsx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10.1.10.5:8000/Internal/EODStatu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5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Xiang</dc:creator>
  <cp:keywords/>
  <dc:description/>
  <cp:lastModifiedBy>Wei Xiang</cp:lastModifiedBy>
  <cp:revision>36</cp:revision>
  <cp:lastPrinted>2024-05-07T14:46:00Z</cp:lastPrinted>
  <dcterms:created xsi:type="dcterms:W3CDTF">2024-05-07T15:14:00Z</dcterms:created>
  <dcterms:modified xsi:type="dcterms:W3CDTF">2024-05-22T20:08:00Z</dcterms:modified>
</cp:coreProperties>
</file>